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5843" w14:textId="1A33F197" w:rsidR="001D22FD" w:rsidRPr="00844042" w:rsidRDefault="00E70F35" w:rsidP="00072CC4">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EGERTON UNIVERSITY</w:t>
      </w:r>
    </w:p>
    <w:p w14:paraId="6E57F67C" w14:textId="55C7FDA7" w:rsidR="00E70F35" w:rsidRPr="00844042" w:rsidRDefault="006541CE"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b/>
          <w:noProof/>
          <w:sz w:val="28"/>
          <w:szCs w:val="28"/>
        </w:rPr>
        <w:drawing>
          <wp:anchor distT="0" distB="0" distL="114300" distR="114300" simplePos="0" relativeHeight="251658240" behindDoc="1" locked="0" layoutInCell="1" allowOverlap="1" wp14:anchorId="7D764C49" wp14:editId="21DC60F6">
            <wp:simplePos x="0" y="0"/>
            <wp:positionH relativeFrom="margin">
              <wp:posOffset>2256155</wp:posOffset>
            </wp:positionH>
            <wp:positionV relativeFrom="paragraph">
              <wp:posOffset>15240</wp:posOffset>
            </wp:positionV>
            <wp:extent cx="1127760" cy="1061720"/>
            <wp:effectExtent l="0" t="0" r="0" b="5080"/>
            <wp:wrapSquare wrapText="bothSides"/>
            <wp:docPr id="42294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2295" name="Picture 422942295"/>
                    <pic:cNvPicPr/>
                  </pic:nvPicPr>
                  <pic:blipFill>
                    <a:blip r:embed="rId8">
                      <a:extLst>
                        <a:ext uri="{28A0092B-C50C-407E-A947-70E740481C1C}">
                          <a14:useLocalDpi xmlns:a14="http://schemas.microsoft.com/office/drawing/2010/main" val="0"/>
                        </a:ext>
                      </a:extLst>
                    </a:blip>
                    <a:stretch>
                      <a:fillRect/>
                    </a:stretch>
                  </pic:blipFill>
                  <pic:spPr>
                    <a:xfrm>
                      <a:off x="0" y="0"/>
                      <a:ext cx="1127760" cy="1061720"/>
                    </a:xfrm>
                    <a:prstGeom prst="rect">
                      <a:avLst/>
                    </a:prstGeom>
                  </pic:spPr>
                </pic:pic>
              </a:graphicData>
            </a:graphic>
            <wp14:sizeRelH relativeFrom="margin">
              <wp14:pctWidth>0</wp14:pctWidth>
            </wp14:sizeRelH>
            <wp14:sizeRelV relativeFrom="margin">
              <wp14:pctHeight>0</wp14:pctHeight>
            </wp14:sizeRelV>
          </wp:anchor>
        </w:drawing>
      </w:r>
    </w:p>
    <w:p w14:paraId="24D2DDA1" w14:textId="77777777" w:rsidR="00357CB1" w:rsidRPr="00844042" w:rsidRDefault="00357CB1" w:rsidP="00072CC4">
      <w:pPr>
        <w:spacing w:line="276" w:lineRule="auto"/>
        <w:jc w:val="center"/>
        <w:rPr>
          <w:rFonts w:ascii="Times New Roman" w:hAnsi="Times New Roman" w:cs="Times New Roman"/>
          <w:sz w:val="28"/>
          <w:szCs w:val="28"/>
          <w:lang w:val="en-US"/>
        </w:rPr>
      </w:pPr>
    </w:p>
    <w:p w14:paraId="0F42BEAE" w14:textId="77777777" w:rsidR="00357CB1" w:rsidRPr="00844042" w:rsidRDefault="00357CB1" w:rsidP="00072CC4">
      <w:pPr>
        <w:spacing w:line="276" w:lineRule="auto"/>
        <w:jc w:val="center"/>
        <w:rPr>
          <w:rFonts w:ascii="Times New Roman" w:hAnsi="Times New Roman" w:cs="Times New Roman"/>
          <w:sz w:val="28"/>
          <w:szCs w:val="28"/>
          <w:lang w:val="en-US"/>
        </w:rPr>
      </w:pPr>
    </w:p>
    <w:p w14:paraId="6B03A8A8" w14:textId="77777777" w:rsidR="00AC5BCB" w:rsidRPr="00844042" w:rsidRDefault="00AC5BCB" w:rsidP="00072CC4">
      <w:pPr>
        <w:spacing w:line="276" w:lineRule="auto"/>
        <w:jc w:val="center"/>
        <w:rPr>
          <w:rFonts w:ascii="Times New Roman" w:hAnsi="Times New Roman" w:cs="Times New Roman"/>
          <w:sz w:val="28"/>
          <w:szCs w:val="28"/>
          <w:lang w:val="en-US"/>
        </w:rPr>
      </w:pPr>
    </w:p>
    <w:p w14:paraId="27BDA1EA" w14:textId="41F83B31" w:rsidR="00357CB1" w:rsidRPr="00844042" w:rsidRDefault="00357CB1"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FACULTY OF SCIENCE</w:t>
      </w:r>
    </w:p>
    <w:p w14:paraId="2F110404" w14:textId="263362DB" w:rsidR="00AC5BCB" w:rsidRPr="00844042" w:rsidRDefault="00AC5BCB"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COMPUTER SCIENCE DEPARTMENT</w:t>
      </w:r>
    </w:p>
    <w:p w14:paraId="649C4472" w14:textId="7E2EC2EB" w:rsidR="00C94600" w:rsidRPr="00844042" w:rsidRDefault="00C94600"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COMP 493 – COMPUTER SYSTEMS PROJECT</w:t>
      </w:r>
    </w:p>
    <w:p w14:paraId="79680A15" w14:textId="4CD1745C" w:rsidR="00C94600" w:rsidRPr="00844042" w:rsidRDefault="00C94600" w:rsidP="00072CC4">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SPEEDY – LOCAL BIKE HIRE BUSINESS TRACKING TOOL</w:t>
      </w:r>
    </w:p>
    <w:p w14:paraId="201920FC" w14:textId="77777777" w:rsidR="00B10713" w:rsidRPr="00844042" w:rsidRDefault="00B10713" w:rsidP="00072CC4">
      <w:pPr>
        <w:spacing w:line="276" w:lineRule="auto"/>
        <w:jc w:val="center"/>
        <w:rPr>
          <w:rFonts w:ascii="Times New Roman" w:hAnsi="Times New Roman" w:cs="Times New Roman"/>
          <w:sz w:val="28"/>
          <w:szCs w:val="28"/>
          <w:lang w:val="en-US"/>
        </w:rPr>
      </w:pPr>
    </w:p>
    <w:p w14:paraId="1B194AD6" w14:textId="452C2402" w:rsidR="00B10713" w:rsidRPr="00844042" w:rsidRDefault="00B10713"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SUBMITTED BY</w:t>
      </w:r>
    </w:p>
    <w:p w14:paraId="00DF7CEF" w14:textId="7B39807C" w:rsidR="00B10713" w:rsidRPr="00844042" w:rsidRDefault="00B10713" w:rsidP="00072CC4">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PETER BARASA</w:t>
      </w:r>
    </w:p>
    <w:p w14:paraId="5AC019A5" w14:textId="77777777" w:rsidR="00B10713" w:rsidRPr="00844042" w:rsidRDefault="00B10713" w:rsidP="00072CC4">
      <w:pPr>
        <w:spacing w:line="276" w:lineRule="auto"/>
        <w:jc w:val="center"/>
        <w:rPr>
          <w:rFonts w:ascii="Times New Roman" w:hAnsi="Times New Roman" w:cs="Times New Roman"/>
          <w:sz w:val="28"/>
          <w:szCs w:val="28"/>
          <w:lang w:val="en-US"/>
        </w:rPr>
      </w:pPr>
    </w:p>
    <w:p w14:paraId="6592A0B5" w14:textId="77777777" w:rsidR="00B10713" w:rsidRPr="00844042" w:rsidRDefault="00B10713"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REGISTRATION NUMBER</w:t>
      </w:r>
    </w:p>
    <w:p w14:paraId="49FF4362" w14:textId="22745FF9" w:rsidR="00B10713" w:rsidRPr="00844042" w:rsidRDefault="00B10713" w:rsidP="00072CC4">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S13/04379/21</w:t>
      </w:r>
    </w:p>
    <w:p w14:paraId="24FD5C06" w14:textId="77777777" w:rsidR="00B10713" w:rsidRPr="00844042" w:rsidRDefault="00B10713" w:rsidP="00072CC4">
      <w:pPr>
        <w:spacing w:line="276" w:lineRule="auto"/>
        <w:jc w:val="center"/>
        <w:rPr>
          <w:rFonts w:ascii="Times New Roman" w:hAnsi="Times New Roman" w:cs="Times New Roman"/>
          <w:sz w:val="28"/>
          <w:szCs w:val="28"/>
          <w:lang w:val="en-US"/>
        </w:rPr>
      </w:pPr>
    </w:p>
    <w:p w14:paraId="2FF64C15" w14:textId="22E854EB" w:rsidR="00B10713" w:rsidRPr="00844042" w:rsidRDefault="00CC1F60"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SUPERVISOR</w:t>
      </w:r>
    </w:p>
    <w:p w14:paraId="371D7A32" w14:textId="162CC18C" w:rsidR="00CC1F60" w:rsidRPr="00844042" w:rsidRDefault="00CC1F60" w:rsidP="00072CC4">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MR. NJOROGE</w:t>
      </w:r>
    </w:p>
    <w:p w14:paraId="699C4A79" w14:textId="77777777" w:rsidR="00CC1F60" w:rsidRPr="00844042" w:rsidRDefault="00CC1F60" w:rsidP="00072CC4">
      <w:pPr>
        <w:spacing w:line="276" w:lineRule="auto"/>
        <w:jc w:val="center"/>
        <w:rPr>
          <w:rFonts w:ascii="Times New Roman" w:hAnsi="Times New Roman" w:cs="Times New Roman"/>
          <w:sz w:val="28"/>
          <w:szCs w:val="28"/>
          <w:lang w:val="en-US"/>
        </w:rPr>
      </w:pPr>
    </w:p>
    <w:p w14:paraId="4C151B1D" w14:textId="405A010F" w:rsidR="00CC1F60" w:rsidRPr="00844042" w:rsidRDefault="00CC1F60"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COORDINATOR</w:t>
      </w:r>
    </w:p>
    <w:p w14:paraId="658C683C" w14:textId="71D1B932" w:rsidR="00CC1F60" w:rsidRPr="00844042" w:rsidRDefault="00CC1F60" w:rsidP="00072CC4">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DR. BOSIRE</w:t>
      </w:r>
    </w:p>
    <w:p w14:paraId="36774F36" w14:textId="77777777" w:rsidR="00CC1F60" w:rsidRPr="00844042" w:rsidRDefault="00CC1F60" w:rsidP="00072CC4">
      <w:pPr>
        <w:spacing w:line="276" w:lineRule="auto"/>
        <w:jc w:val="center"/>
        <w:rPr>
          <w:rFonts w:ascii="Times New Roman" w:hAnsi="Times New Roman" w:cs="Times New Roman"/>
          <w:sz w:val="28"/>
          <w:szCs w:val="28"/>
          <w:lang w:val="en-US"/>
        </w:rPr>
      </w:pPr>
    </w:p>
    <w:p w14:paraId="53893BD4" w14:textId="7CCB8AAC" w:rsidR="00CC1F60" w:rsidRPr="00844042" w:rsidRDefault="00AE6853" w:rsidP="00072CC4">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Submitted in Partial Fulfillment of the Requirement</w:t>
      </w:r>
      <w:r w:rsidR="00704758" w:rsidRPr="00844042">
        <w:rPr>
          <w:rFonts w:ascii="Times New Roman" w:hAnsi="Times New Roman" w:cs="Times New Roman"/>
          <w:b/>
          <w:bCs/>
          <w:sz w:val="28"/>
          <w:szCs w:val="28"/>
          <w:lang w:val="en-US"/>
        </w:rPr>
        <w:t xml:space="preserve">s for the award of </w:t>
      </w:r>
      <w:r w:rsidR="00B524FB" w:rsidRPr="00844042">
        <w:rPr>
          <w:rFonts w:ascii="Times New Roman" w:hAnsi="Times New Roman" w:cs="Times New Roman"/>
          <w:b/>
          <w:bCs/>
          <w:sz w:val="28"/>
          <w:szCs w:val="28"/>
          <w:lang w:val="en-US"/>
        </w:rPr>
        <w:t>BACHELOR OF SCIENCE</w:t>
      </w:r>
      <w:r w:rsidR="005A1DC3" w:rsidRPr="00844042">
        <w:rPr>
          <w:rFonts w:ascii="Times New Roman" w:hAnsi="Times New Roman" w:cs="Times New Roman"/>
          <w:b/>
          <w:bCs/>
          <w:sz w:val="28"/>
          <w:szCs w:val="28"/>
          <w:lang w:val="en-US"/>
        </w:rPr>
        <w:t xml:space="preserve"> IN COMPUTER SCIENCE</w:t>
      </w:r>
      <w:r w:rsidR="00CB7C08" w:rsidRPr="00844042">
        <w:rPr>
          <w:rFonts w:ascii="Times New Roman" w:hAnsi="Times New Roman" w:cs="Times New Roman"/>
          <w:b/>
          <w:bCs/>
          <w:sz w:val="28"/>
          <w:szCs w:val="28"/>
          <w:lang w:val="en-US"/>
        </w:rPr>
        <w:t xml:space="preserve"> in the Department of Computer Science, </w:t>
      </w:r>
      <w:r w:rsidR="00EA5E79" w:rsidRPr="00844042">
        <w:rPr>
          <w:rFonts w:ascii="Times New Roman" w:hAnsi="Times New Roman" w:cs="Times New Roman"/>
          <w:b/>
          <w:bCs/>
          <w:sz w:val="28"/>
          <w:szCs w:val="28"/>
          <w:lang w:val="en-US"/>
        </w:rPr>
        <w:t>EGERTON UNIVERSITY</w:t>
      </w:r>
      <w:r w:rsidR="00CB7C08" w:rsidRPr="00844042">
        <w:rPr>
          <w:rFonts w:ascii="Times New Roman" w:hAnsi="Times New Roman" w:cs="Times New Roman"/>
          <w:b/>
          <w:bCs/>
          <w:sz w:val="28"/>
          <w:szCs w:val="28"/>
          <w:lang w:val="en-US"/>
        </w:rPr>
        <w:t>.</w:t>
      </w:r>
    </w:p>
    <w:p w14:paraId="532E4EAC" w14:textId="77777777" w:rsidR="00980CCB" w:rsidRPr="00844042" w:rsidRDefault="00980CCB" w:rsidP="00072CC4">
      <w:pPr>
        <w:spacing w:line="276" w:lineRule="auto"/>
        <w:jc w:val="center"/>
        <w:rPr>
          <w:rFonts w:ascii="Times New Roman" w:hAnsi="Times New Roman" w:cs="Times New Roman"/>
          <w:sz w:val="28"/>
          <w:szCs w:val="28"/>
          <w:lang w:val="en-US"/>
        </w:rPr>
      </w:pPr>
    </w:p>
    <w:p w14:paraId="6722C52E" w14:textId="1CD0CDB0" w:rsidR="00980CCB" w:rsidRPr="00844042" w:rsidRDefault="00980CCB" w:rsidP="00072CC4">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JANUARY 2026</w:t>
      </w:r>
    </w:p>
    <w:p w14:paraId="592ACFAB" w14:textId="77777777" w:rsidR="00DA3643" w:rsidRPr="00844042" w:rsidRDefault="00DA3643" w:rsidP="009E6B7E">
      <w:pPr>
        <w:pStyle w:val="Heading1"/>
        <w:rPr>
          <w:rFonts w:ascii="Times New Roman" w:hAnsi="Times New Roman" w:cs="Times New Roman"/>
          <w:lang w:val="en-US"/>
        </w:rPr>
      </w:pPr>
      <w:bookmarkStart w:id="0" w:name="_Toc219054957"/>
      <w:r w:rsidRPr="00844042">
        <w:rPr>
          <w:rFonts w:ascii="Times New Roman" w:hAnsi="Times New Roman" w:cs="Times New Roman"/>
          <w:lang w:val="en-US"/>
        </w:rPr>
        <w:lastRenderedPageBreak/>
        <w:t>DECLARATION</w:t>
      </w:r>
      <w:bookmarkEnd w:id="0"/>
    </w:p>
    <w:p w14:paraId="3BC51439" w14:textId="53D10C6D"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I, </w:t>
      </w:r>
      <w:r w:rsidRPr="00844042">
        <w:rPr>
          <w:rFonts w:ascii="Times New Roman" w:hAnsi="Times New Roman" w:cs="Times New Roman"/>
          <w:b/>
          <w:bCs/>
          <w:sz w:val="28"/>
          <w:szCs w:val="28"/>
          <w:lang w:val="en-US"/>
        </w:rPr>
        <w:t>Peter Barasa</w:t>
      </w:r>
      <w:r w:rsidRPr="00844042">
        <w:rPr>
          <w:rFonts w:ascii="Times New Roman" w:hAnsi="Times New Roman" w:cs="Times New Roman"/>
          <w:sz w:val="28"/>
          <w:szCs w:val="28"/>
          <w:lang w:val="en-US"/>
        </w:rPr>
        <w:t xml:space="preserve"> hereby declare that this Local Bike Hire Tracking Tool Project report submitted to the Department of Computer Science, Egerton University, in partial fulfillment of the requirements for the award of the degree of Bachelor of Science in Computer Science, is my original work.</w:t>
      </w:r>
    </w:p>
    <w:p w14:paraId="76098E01" w14:textId="00DF0116"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To the best of my knowledge, this project has not been submitted to any other institution or university for any academic award. All sources of information and ideas used in this project have been duly acknowledged.</w:t>
      </w:r>
    </w:p>
    <w:p w14:paraId="6799C255" w14:textId="77777777"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 take full responsibility for the authenticity of this work and certify that any assistance received in its preparation has been properly acknowledged.</w:t>
      </w:r>
    </w:p>
    <w:p w14:paraId="10C12E65" w14:textId="77777777" w:rsidR="00DA3643" w:rsidRPr="00844042" w:rsidRDefault="00DA3643" w:rsidP="00DD59C6">
      <w:pPr>
        <w:spacing w:line="480" w:lineRule="auto"/>
        <w:rPr>
          <w:rFonts w:ascii="Times New Roman" w:hAnsi="Times New Roman" w:cs="Times New Roman"/>
          <w:sz w:val="28"/>
          <w:szCs w:val="28"/>
          <w:lang w:val="en-US"/>
        </w:rPr>
      </w:pPr>
    </w:p>
    <w:p w14:paraId="5E1D814D" w14:textId="77777777"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Name: …………………………………………………………………………….</w:t>
      </w:r>
    </w:p>
    <w:p w14:paraId="2CF6520C" w14:textId="77777777"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Registration Number: …………………………………………………………….</w:t>
      </w:r>
    </w:p>
    <w:p w14:paraId="00B65F7E" w14:textId="77777777"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Signature: ………………………………………………………………………...</w:t>
      </w:r>
    </w:p>
    <w:p w14:paraId="5FF472EB" w14:textId="76448462"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Date: ……………………………………………………………………………...</w:t>
      </w:r>
    </w:p>
    <w:p w14:paraId="3FE97E22" w14:textId="77777777" w:rsidR="00DA3643" w:rsidRPr="00844042" w:rsidRDefault="00DA3643" w:rsidP="00DD59C6">
      <w:pPr>
        <w:spacing w:line="480" w:lineRule="auto"/>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Certified by Supervisor</w:t>
      </w:r>
    </w:p>
    <w:p w14:paraId="7B98B33E" w14:textId="77777777"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Name of Supervisor: …………………………………………………………</w:t>
      </w:r>
      <w:proofErr w:type="gramStart"/>
      <w:r w:rsidRPr="00844042">
        <w:rPr>
          <w:rFonts w:ascii="Times New Roman" w:hAnsi="Times New Roman" w:cs="Times New Roman"/>
          <w:sz w:val="28"/>
          <w:szCs w:val="28"/>
          <w:lang w:val="en-US"/>
        </w:rPr>
        <w:t>…..</w:t>
      </w:r>
      <w:proofErr w:type="gramEnd"/>
      <w:r w:rsidRPr="00844042">
        <w:rPr>
          <w:rFonts w:ascii="Times New Roman" w:hAnsi="Times New Roman" w:cs="Times New Roman"/>
          <w:sz w:val="28"/>
          <w:szCs w:val="28"/>
          <w:lang w:val="en-US"/>
        </w:rPr>
        <w:t xml:space="preserve"> </w:t>
      </w:r>
    </w:p>
    <w:p w14:paraId="2C214A02" w14:textId="77777777"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Signature: ………………………………………………………………………...</w:t>
      </w:r>
    </w:p>
    <w:p w14:paraId="14210B91" w14:textId="77777777"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Date: ……………………………………………………………………………...</w:t>
      </w:r>
    </w:p>
    <w:p w14:paraId="52C56F2C" w14:textId="77777777" w:rsidR="00DA3643" w:rsidRPr="00844042" w:rsidRDefault="00DA3643"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br w:type="page"/>
      </w:r>
    </w:p>
    <w:p w14:paraId="7066FBBD" w14:textId="79B7177A" w:rsidR="00F74DA7" w:rsidRPr="00844042" w:rsidRDefault="00F74DA7" w:rsidP="009E6B7E">
      <w:pPr>
        <w:pStyle w:val="Heading1"/>
        <w:rPr>
          <w:rFonts w:ascii="Times New Roman" w:hAnsi="Times New Roman" w:cs="Times New Roman"/>
          <w:lang w:val="en-US"/>
        </w:rPr>
      </w:pPr>
      <w:bookmarkStart w:id="1" w:name="_Toc219054958"/>
      <w:r w:rsidRPr="00844042">
        <w:rPr>
          <w:rFonts w:ascii="Times New Roman" w:hAnsi="Times New Roman" w:cs="Times New Roman"/>
          <w:lang w:val="en-US"/>
        </w:rPr>
        <w:lastRenderedPageBreak/>
        <w:t>ACKNOWLEDGMENTS</w:t>
      </w:r>
      <w:bookmarkEnd w:id="1"/>
    </w:p>
    <w:p w14:paraId="23F201CD" w14:textId="4710BAB7" w:rsidR="00F74DA7" w:rsidRPr="00844042" w:rsidRDefault="00F74DA7"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This project, "</w:t>
      </w:r>
      <w:r w:rsidRPr="00844042">
        <w:rPr>
          <w:rFonts w:ascii="Times New Roman" w:hAnsi="Times New Roman" w:cs="Times New Roman"/>
          <w:b/>
          <w:bCs/>
          <w:sz w:val="28"/>
          <w:szCs w:val="28"/>
          <w:lang w:val="en-US"/>
        </w:rPr>
        <w:t>SPEEDY - Local Bike Hire Business Tracking Tool</w:t>
      </w:r>
      <w:r w:rsidRPr="00844042">
        <w:rPr>
          <w:rFonts w:ascii="Times New Roman" w:hAnsi="Times New Roman" w:cs="Times New Roman"/>
          <w:sz w:val="28"/>
          <w:szCs w:val="28"/>
          <w:lang w:val="en-US"/>
        </w:rPr>
        <w:t>," could not have happened without the support and help of the following individuals.</w:t>
      </w:r>
    </w:p>
    <w:p w14:paraId="0E960415" w14:textId="714996D1" w:rsidR="00F74DA7" w:rsidRPr="00844042" w:rsidRDefault="00F74DA7"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First and foremost, I want to express my sincere appreciation to both of my supervisors, </w:t>
      </w:r>
      <w:r w:rsidRPr="00844042">
        <w:rPr>
          <w:rFonts w:ascii="Times New Roman" w:hAnsi="Times New Roman" w:cs="Times New Roman"/>
          <w:b/>
          <w:bCs/>
          <w:sz w:val="28"/>
          <w:szCs w:val="28"/>
          <w:lang w:val="en-US"/>
        </w:rPr>
        <w:t>Mr. Njoroge</w:t>
      </w:r>
      <w:r w:rsidRPr="00844042">
        <w:rPr>
          <w:rFonts w:ascii="Times New Roman" w:hAnsi="Times New Roman" w:cs="Times New Roman"/>
          <w:sz w:val="28"/>
          <w:szCs w:val="28"/>
          <w:lang w:val="en-US"/>
        </w:rPr>
        <w:t>, for the support, encouragement, constructive criticism, and motivation throughout the duration of the project. The unique skills, passion, and dedication that my supervisors have provided were instrumental in shaping the project's final product.</w:t>
      </w:r>
    </w:p>
    <w:p w14:paraId="7B52B024" w14:textId="7E607C8A" w:rsidR="00F74DA7" w:rsidRPr="00844042" w:rsidRDefault="00F74DA7"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I also want to thank my Project Coordinator, </w:t>
      </w:r>
      <w:r w:rsidRPr="00844042">
        <w:rPr>
          <w:rFonts w:ascii="Times New Roman" w:hAnsi="Times New Roman" w:cs="Times New Roman"/>
          <w:b/>
          <w:bCs/>
          <w:sz w:val="28"/>
          <w:szCs w:val="28"/>
          <w:lang w:val="en-US"/>
        </w:rPr>
        <w:t>Dr. Bosire</w:t>
      </w:r>
      <w:r w:rsidRPr="00844042">
        <w:rPr>
          <w:rFonts w:ascii="Times New Roman" w:hAnsi="Times New Roman" w:cs="Times New Roman"/>
          <w:sz w:val="28"/>
          <w:szCs w:val="28"/>
          <w:lang w:val="en-US"/>
        </w:rPr>
        <w:t>, for his guidance, project coordination, and valuable input that allowed the project to be done according to the academic expectations and guidelines of the Department.</w:t>
      </w:r>
    </w:p>
    <w:p w14:paraId="5A0B2F36" w14:textId="5F47770E" w:rsidR="00F74DA7" w:rsidRPr="00844042" w:rsidRDefault="00F74DA7"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 am grateful for the Department of Computer Science, Faculty of Science at Egerton University for providing students with an excellent place to learn, a place to receive the technical knowledge they need and a place to obtain the technical resources necessary for completing this project.</w:t>
      </w:r>
    </w:p>
    <w:p w14:paraId="577103AB" w14:textId="77777777" w:rsidR="00C11FD4" w:rsidRPr="00844042" w:rsidRDefault="00F74DA7"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 want to acknowledge my fellow students, classmates, and friends for the encouragement they provided and the numerous discussions we shared that helped keep me motivated to finish this project.</w:t>
      </w:r>
    </w:p>
    <w:p w14:paraId="65B97D76" w14:textId="5A2EC4CE" w:rsidR="00F74DA7" w:rsidRPr="00844042" w:rsidRDefault="00F74DA7"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Finally, a special thank you to my entire family for their unwavering support and encouragement as I completed my education. I would not have achieved my goals without the trust and faith they had in my abilities.</w:t>
      </w:r>
    </w:p>
    <w:p w14:paraId="180EF634" w14:textId="77777777" w:rsidR="00F74DA7" w:rsidRPr="00844042" w:rsidRDefault="00F74DA7"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To everyone who has helped to make this project a success in any way, I appreciate the contributions you made.</w:t>
      </w:r>
    </w:p>
    <w:p w14:paraId="0DBFDBB2" w14:textId="533984BE" w:rsidR="00C60F52" w:rsidRPr="00844042" w:rsidRDefault="00F74DA7" w:rsidP="009E6B7E">
      <w:pPr>
        <w:pStyle w:val="Heading1"/>
        <w:rPr>
          <w:rFonts w:ascii="Times New Roman" w:hAnsi="Times New Roman" w:cs="Times New Roman"/>
          <w:lang w:val="en-US"/>
        </w:rPr>
      </w:pPr>
      <w:r w:rsidRPr="00844042">
        <w:rPr>
          <w:rFonts w:ascii="Times New Roman" w:hAnsi="Times New Roman" w:cs="Times New Roman"/>
          <w:lang w:val="en-US"/>
        </w:rPr>
        <w:br w:type="page"/>
      </w:r>
      <w:bookmarkStart w:id="2" w:name="_Toc219054959"/>
      <w:r w:rsidR="005F3299" w:rsidRPr="00844042">
        <w:rPr>
          <w:rFonts w:ascii="Times New Roman" w:hAnsi="Times New Roman" w:cs="Times New Roman"/>
          <w:lang w:val="en-US"/>
        </w:rPr>
        <w:lastRenderedPageBreak/>
        <w:t>ABSTRACT</w:t>
      </w:r>
      <w:bookmarkEnd w:id="2"/>
    </w:p>
    <w:p w14:paraId="6C2890F0" w14:textId="552DF272" w:rsidR="005F3299" w:rsidRPr="00844042" w:rsidRDefault="005F3299"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bicycle</w:t>
      </w:r>
      <w:r w:rsidR="00C60F52" w:rsidRPr="00844042">
        <w:rPr>
          <w:rFonts w:ascii="Times New Roman" w:hAnsi="Times New Roman" w:cs="Times New Roman"/>
          <w:sz w:val="28"/>
          <w:szCs w:val="28"/>
          <w:lang w:val="en-US"/>
        </w:rPr>
        <w:t>-</w:t>
      </w:r>
      <w:r w:rsidRPr="00844042">
        <w:rPr>
          <w:rFonts w:ascii="Times New Roman" w:hAnsi="Times New Roman" w:cs="Times New Roman"/>
          <w:sz w:val="28"/>
          <w:szCs w:val="28"/>
          <w:lang w:val="en-US"/>
        </w:rPr>
        <w:t xml:space="preserve">hire shops located near college campuses are largely dependent on paper systems for recording the renting of their bicycles, tracking customers' sessions, and managing billing. Paper systems are cumbersome, mistake-prone, and can result in lost revenue due to a variety of reasons, including poor record management. Therefore, a need exists for an easy-to-use and reliable digital system for small bicycle hire companies located </w:t>
      </w:r>
      <w:r w:rsidR="001A5F38" w:rsidRPr="00844042">
        <w:rPr>
          <w:rFonts w:ascii="Times New Roman" w:hAnsi="Times New Roman" w:cs="Times New Roman"/>
          <w:sz w:val="28"/>
          <w:szCs w:val="28"/>
          <w:lang w:val="en-US"/>
        </w:rPr>
        <w:t>around</w:t>
      </w:r>
      <w:r w:rsidRPr="00844042">
        <w:rPr>
          <w:rFonts w:ascii="Times New Roman" w:hAnsi="Times New Roman" w:cs="Times New Roman"/>
          <w:sz w:val="28"/>
          <w:szCs w:val="28"/>
          <w:lang w:val="en-US"/>
        </w:rPr>
        <w:t xml:space="preserve"> campus.</w:t>
      </w:r>
    </w:p>
    <w:p w14:paraId="099CB3D9" w14:textId="3487DCBA" w:rsidR="005F3299" w:rsidRPr="00844042" w:rsidRDefault="005F3299"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The SPEEDY </w:t>
      </w:r>
      <w:r w:rsidR="00212808" w:rsidRPr="00844042">
        <w:rPr>
          <w:rFonts w:ascii="Times New Roman" w:hAnsi="Times New Roman" w:cs="Times New Roman"/>
          <w:sz w:val="28"/>
          <w:szCs w:val="28"/>
          <w:lang w:val="en-US"/>
        </w:rPr>
        <w:t>cloud</w:t>
      </w:r>
      <w:r w:rsidRPr="00844042">
        <w:rPr>
          <w:rFonts w:ascii="Times New Roman" w:hAnsi="Times New Roman" w:cs="Times New Roman"/>
          <w:sz w:val="28"/>
          <w:szCs w:val="28"/>
          <w:lang w:val="en-US"/>
        </w:rPr>
        <w:t xml:space="preserve">-based Local Bicycle Hire Business Tracking Tool, was developed to help the bicycle hire shops around campus keep track of their rental business accurately. This bike hire software includes secure user authentication, the ability to manage bicycles and their customers, session tracking, and automated billing. It was developed using Java and Spring Boot for back-end processing, Thymeleaf, HTML, </w:t>
      </w:r>
      <w:r w:rsidR="00212808" w:rsidRPr="00844042">
        <w:rPr>
          <w:rFonts w:ascii="Times New Roman" w:hAnsi="Times New Roman" w:cs="Times New Roman"/>
          <w:sz w:val="28"/>
          <w:szCs w:val="28"/>
          <w:lang w:val="en-US"/>
        </w:rPr>
        <w:t>Tailwind</w:t>
      </w:r>
      <w:r w:rsidRPr="00844042">
        <w:rPr>
          <w:rFonts w:ascii="Times New Roman" w:hAnsi="Times New Roman" w:cs="Times New Roman"/>
          <w:sz w:val="28"/>
          <w:szCs w:val="28"/>
          <w:lang w:val="en-US"/>
        </w:rPr>
        <w:t>, and JavaScript for the front-end interface, a relational database back-end via JDBC for data storage, and JSON Web Token (JWT) for secure session management.</w:t>
      </w:r>
    </w:p>
    <w:p w14:paraId="463D2B38" w14:textId="2D7045C9" w:rsidR="008C05A0" w:rsidRPr="00844042" w:rsidRDefault="005F3299"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Through ongoing system testing, SPEEDY has proven to increase record accuracy by decreasing the number of errors made by users, improve operational efficiency for campus-based bicycle hire </w:t>
      </w:r>
      <w:r w:rsidR="00EF2EA8" w:rsidRPr="00844042">
        <w:rPr>
          <w:rFonts w:ascii="Times New Roman" w:hAnsi="Times New Roman" w:cs="Times New Roman"/>
          <w:sz w:val="28"/>
          <w:szCs w:val="28"/>
          <w:lang w:val="en-US"/>
        </w:rPr>
        <w:t>shops</w:t>
      </w:r>
      <w:r w:rsidRPr="00844042">
        <w:rPr>
          <w:rFonts w:ascii="Times New Roman" w:hAnsi="Times New Roman" w:cs="Times New Roman"/>
          <w:sz w:val="28"/>
          <w:szCs w:val="28"/>
          <w:lang w:val="en-US"/>
        </w:rPr>
        <w:t xml:space="preserve">, and allow </w:t>
      </w:r>
      <w:r w:rsidR="00EF2EA8" w:rsidRPr="00844042">
        <w:rPr>
          <w:rFonts w:ascii="Times New Roman" w:hAnsi="Times New Roman" w:cs="Times New Roman"/>
          <w:sz w:val="28"/>
          <w:szCs w:val="28"/>
          <w:lang w:val="en-US"/>
        </w:rPr>
        <w:t>cloud</w:t>
      </w:r>
      <w:r w:rsidRPr="00844042">
        <w:rPr>
          <w:rFonts w:ascii="Times New Roman" w:hAnsi="Times New Roman" w:cs="Times New Roman"/>
          <w:sz w:val="28"/>
          <w:szCs w:val="28"/>
          <w:lang w:val="en-US"/>
        </w:rPr>
        <w:t xml:space="preserve"> technologies to be used to create solutions for real world problems for small local businesses.</w:t>
      </w:r>
      <w:r w:rsidR="008C05A0" w:rsidRPr="00844042">
        <w:rPr>
          <w:rFonts w:ascii="Times New Roman" w:hAnsi="Times New Roman" w:cs="Times New Roman"/>
          <w:sz w:val="28"/>
          <w:szCs w:val="28"/>
          <w:lang w:val="en-US"/>
        </w:rPr>
        <w:br w:type="page"/>
      </w:r>
    </w:p>
    <w:p w14:paraId="438A6DC3" w14:textId="38739C3A" w:rsidR="008F400F" w:rsidRPr="00844042" w:rsidRDefault="007378D9" w:rsidP="009E6B7E">
      <w:pPr>
        <w:pStyle w:val="Heading1"/>
        <w:rPr>
          <w:rFonts w:ascii="Times New Roman" w:hAnsi="Times New Roman" w:cs="Times New Roman"/>
          <w:lang w:val="en-US"/>
        </w:rPr>
      </w:pPr>
      <w:bookmarkStart w:id="3" w:name="_Toc219054960"/>
      <w:r w:rsidRPr="00844042">
        <w:rPr>
          <w:rFonts w:ascii="Times New Roman" w:hAnsi="Times New Roman" w:cs="Times New Roman"/>
          <w:lang w:val="en-US"/>
        </w:rPr>
        <w:lastRenderedPageBreak/>
        <w:t>TABLE OF CONTENTS</w:t>
      </w:r>
      <w:bookmarkEnd w:id="3"/>
    </w:p>
    <w:sdt>
      <w:sdtPr>
        <w:rPr>
          <w:rFonts w:asciiTheme="minorHAnsi" w:eastAsiaTheme="minorHAnsi" w:hAnsiTheme="minorHAnsi" w:cstheme="minorBidi"/>
          <w:color w:val="auto"/>
          <w:kern w:val="2"/>
          <w:sz w:val="24"/>
          <w:szCs w:val="24"/>
          <w:lang/>
          <w14:ligatures w14:val="standardContextual"/>
        </w:rPr>
        <w:id w:val="-1080374298"/>
        <w:docPartObj>
          <w:docPartGallery w:val="Table of Contents"/>
          <w:docPartUnique/>
        </w:docPartObj>
      </w:sdtPr>
      <w:sdtEndPr>
        <w:rPr>
          <w:b/>
          <w:bCs/>
          <w:noProof/>
        </w:rPr>
      </w:sdtEndPr>
      <w:sdtContent>
        <w:p w14:paraId="291F938C" w14:textId="49305F86" w:rsidR="008A579D" w:rsidRDefault="008A579D">
          <w:pPr>
            <w:pStyle w:val="TOCHeading"/>
          </w:pPr>
          <w:r>
            <w:t>Contents</w:t>
          </w:r>
        </w:p>
        <w:p w14:paraId="0284F715" w14:textId="452A0701" w:rsidR="008A579D" w:rsidRDefault="008A579D">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19054957" w:history="1">
            <w:r w:rsidRPr="0050221A">
              <w:rPr>
                <w:rStyle w:val="Hyperlink"/>
                <w:rFonts w:ascii="Times New Roman" w:hAnsi="Times New Roman" w:cs="Times New Roman"/>
                <w:noProof/>
                <w:lang w:val="en-US"/>
              </w:rPr>
              <w:t>DECLARATION</w:t>
            </w:r>
            <w:r>
              <w:rPr>
                <w:noProof/>
                <w:webHidden/>
              </w:rPr>
              <w:tab/>
            </w:r>
            <w:r>
              <w:rPr>
                <w:noProof/>
                <w:webHidden/>
              </w:rPr>
              <w:fldChar w:fldCharType="begin"/>
            </w:r>
            <w:r>
              <w:rPr>
                <w:noProof/>
                <w:webHidden/>
              </w:rPr>
              <w:instrText xml:space="preserve"> PAGEREF _Toc219054957 \h </w:instrText>
            </w:r>
            <w:r>
              <w:rPr>
                <w:noProof/>
                <w:webHidden/>
              </w:rPr>
            </w:r>
            <w:r>
              <w:rPr>
                <w:noProof/>
                <w:webHidden/>
              </w:rPr>
              <w:fldChar w:fldCharType="separate"/>
            </w:r>
            <w:r>
              <w:rPr>
                <w:noProof/>
                <w:webHidden/>
              </w:rPr>
              <w:t>2</w:t>
            </w:r>
            <w:r>
              <w:rPr>
                <w:noProof/>
                <w:webHidden/>
              </w:rPr>
              <w:fldChar w:fldCharType="end"/>
            </w:r>
          </w:hyperlink>
        </w:p>
        <w:p w14:paraId="42079F1F" w14:textId="6906D1EF" w:rsidR="008A579D" w:rsidRDefault="008A579D">
          <w:pPr>
            <w:pStyle w:val="TOC1"/>
            <w:tabs>
              <w:tab w:val="right" w:leader="dot" w:pos="9016"/>
            </w:tabs>
            <w:rPr>
              <w:rFonts w:eastAsiaTheme="minorEastAsia"/>
              <w:noProof/>
            </w:rPr>
          </w:pPr>
          <w:hyperlink w:anchor="_Toc219054958" w:history="1">
            <w:r w:rsidRPr="0050221A">
              <w:rPr>
                <w:rStyle w:val="Hyperlink"/>
                <w:rFonts w:ascii="Times New Roman" w:hAnsi="Times New Roman" w:cs="Times New Roman"/>
                <w:noProof/>
                <w:lang w:val="en-US"/>
              </w:rPr>
              <w:t>ACKNOWLEDGMENTS</w:t>
            </w:r>
            <w:r>
              <w:rPr>
                <w:noProof/>
                <w:webHidden/>
              </w:rPr>
              <w:tab/>
            </w:r>
            <w:r>
              <w:rPr>
                <w:noProof/>
                <w:webHidden/>
              </w:rPr>
              <w:fldChar w:fldCharType="begin"/>
            </w:r>
            <w:r>
              <w:rPr>
                <w:noProof/>
                <w:webHidden/>
              </w:rPr>
              <w:instrText xml:space="preserve"> PAGEREF _Toc219054958 \h </w:instrText>
            </w:r>
            <w:r>
              <w:rPr>
                <w:noProof/>
                <w:webHidden/>
              </w:rPr>
            </w:r>
            <w:r>
              <w:rPr>
                <w:noProof/>
                <w:webHidden/>
              </w:rPr>
              <w:fldChar w:fldCharType="separate"/>
            </w:r>
            <w:r>
              <w:rPr>
                <w:noProof/>
                <w:webHidden/>
              </w:rPr>
              <w:t>4</w:t>
            </w:r>
            <w:r>
              <w:rPr>
                <w:noProof/>
                <w:webHidden/>
              </w:rPr>
              <w:fldChar w:fldCharType="end"/>
            </w:r>
          </w:hyperlink>
        </w:p>
        <w:p w14:paraId="39702E79" w14:textId="26044069" w:rsidR="008A579D" w:rsidRDefault="008A579D">
          <w:pPr>
            <w:pStyle w:val="TOC1"/>
            <w:tabs>
              <w:tab w:val="right" w:leader="dot" w:pos="9016"/>
            </w:tabs>
            <w:rPr>
              <w:rFonts w:eastAsiaTheme="minorEastAsia"/>
              <w:noProof/>
            </w:rPr>
          </w:pPr>
          <w:hyperlink w:anchor="_Toc219054959" w:history="1">
            <w:r w:rsidRPr="0050221A">
              <w:rPr>
                <w:rStyle w:val="Hyperlink"/>
                <w:rFonts w:ascii="Times New Roman" w:hAnsi="Times New Roman" w:cs="Times New Roman"/>
                <w:noProof/>
                <w:lang w:val="en-US"/>
              </w:rPr>
              <w:t>ABSTRACT</w:t>
            </w:r>
            <w:r>
              <w:rPr>
                <w:noProof/>
                <w:webHidden/>
              </w:rPr>
              <w:tab/>
            </w:r>
            <w:r>
              <w:rPr>
                <w:noProof/>
                <w:webHidden/>
              </w:rPr>
              <w:fldChar w:fldCharType="begin"/>
            </w:r>
            <w:r>
              <w:rPr>
                <w:noProof/>
                <w:webHidden/>
              </w:rPr>
              <w:instrText xml:space="preserve"> PAGEREF _Toc219054959 \h </w:instrText>
            </w:r>
            <w:r>
              <w:rPr>
                <w:noProof/>
                <w:webHidden/>
              </w:rPr>
            </w:r>
            <w:r>
              <w:rPr>
                <w:noProof/>
                <w:webHidden/>
              </w:rPr>
              <w:fldChar w:fldCharType="separate"/>
            </w:r>
            <w:r>
              <w:rPr>
                <w:noProof/>
                <w:webHidden/>
              </w:rPr>
              <w:t>6</w:t>
            </w:r>
            <w:r>
              <w:rPr>
                <w:noProof/>
                <w:webHidden/>
              </w:rPr>
              <w:fldChar w:fldCharType="end"/>
            </w:r>
          </w:hyperlink>
        </w:p>
        <w:p w14:paraId="1FB3AA01" w14:textId="6BDF1D88" w:rsidR="008A579D" w:rsidRDefault="008A579D">
          <w:pPr>
            <w:pStyle w:val="TOC1"/>
            <w:tabs>
              <w:tab w:val="right" w:leader="dot" w:pos="9016"/>
            </w:tabs>
            <w:rPr>
              <w:rFonts w:eastAsiaTheme="minorEastAsia"/>
              <w:noProof/>
            </w:rPr>
          </w:pPr>
          <w:hyperlink w:anchor="_Toc219054960" w:history="1">
            <w:r w:rsidRPr="0050221A">
              <w:rPr>
                <w:rStyle w:val="Hyperlink"/>
                <w:rFonts w:ascii="Times New Roman" w:hAnsi="Times New Roman" w:cs="Times New Roman"/>
                <w:noProof/>
                <w:lang w:val="en-US"/>
              </w:rPr>
              <w:t>TABLE OF CONTENTS</w:t>
            </w:r>
            <w:r>
              <w:rPr>
                <w:noProof/>
                <w:webHidden/>
              </w:rPr>
              <w:tab/>
            </w:r>
            <w:r>
              <w:rPr>
                <w:noProof/>
                <w:webHidden/>
              </w:rPr>
              <w:fldChar w:fldCharType="begin"/>
            </w:r>
            <w:r>
              <w:rPr>
                <w:noProof/>
                <w:webHidden/>
              </w:rPr>
              <w:instrText xml:space="preserve"> PAGEREF _Toc219054960 \h </w:instrText>
            </w:r>
            <w:r>
              <w:rPr>
                <w:noProof/>
                <w:webHidden/>
              </w:rPr>
            </w:r>
            <w:r>
              <w:rPr>
                <w:noProof/>
                <w:webHidden/>
              </w:rPr>
              <w:fldChar w:fldCharType="separate"/>
            </w:r>
            <w:r>
              <w:rPr>
                <w:noProof/>
                <w:webHidden/>
              </w:rPr>
              <w:t>7</w:t>
            </w:r>
            <w:r>
              <w:rPr>
                <w:noProof/>
                <w:webHidden/>
              </w:rPr>
              <w:fldChar w:fldCharType="end"/>
            </w:r>
          </w:hyperlink>
        </w:p>
        <w:p w14:paraId="4A8DBE3B" w14:textId="76360BF4" w:rsidR="008A579D" w:rsidRDefault="008A579D">
          <w:pPr>
            <w:pStyle w:val="TOC1"/>
            <w:tabs>
              <w:tab w:val="right" w:leader="dot" w:pos="9016"/>
            </w:tabs>
            <w:rPr>
              <w:rFonts w:eastAsiaTheme="minorEastAsia"/>
              <w:noProof/>
            </w:rPr>
          </w:pPr>
          <w:hyperlink w:anchor="_Toc219054961" w:history="1">
            <w:r w:rsidRPr="0050221A">
              <w:rPr>
                <w:rStyle w:val="Hyperlink"/>
                <w:rFonts w:ascii="Times New Roman" w:hAnsi="Times New Roman" w:cs="Times New Roman"/>
                <w:noProof/>
                <w:lang w:val="en-US"/>
              </w:rPr>
              <w:t>LIST OF FIGURES</w:t>
            </w:r>
            <w:r>
              <w:rPr>
                <w:noProof/>
                <w:webHidden/>
              </w:rPr>
              <w:tab/>
            </w:r>
            <w:r>
              <w:rPr>
                <w:noProof/>
                <w:webHidden/>
              </w:rPr>
              <w:fldChar w:fldCharType="begin"/>
            </w:r>
            <w:r>
              <w:rPr>
                <w:noProof/>
                <w:webHidden/>
              </w:rPr>
              <w:instrText xml:space="preserve"> PAGEREF _Toc219054961 \h </w:instrText>
            </w:r>
            <w:r>
              <w:rPr>
                <w:noProof/>
                <w:webHidden/>
              </w:rPr>
            </w:r>
            <w:r>
              <w:rPr>
                <w:noProof/>
                <w:webHidden/>
              </w:rPr>
              <w:fldChar w:fldCharType="separate"/>
            </w:r>
            <w:r>
              <w:rPr>
                <w:noProof/>
                <w:webHidden/>
              </w:rPr>
              <w:t>8</w:t>
            </w:r>
            <w:r>
              <w:rPr>
                <w:noProof/>
                <w:webHidden/>
              </w:rPr>
              <w:fldChar w:fldCharType="end"/>
            </w:r>
          </w:hyperlink>
        </w:p>
        <w:p w14:paraId="3AC7BD6B" w14:textId="418115A2" w:rsidR="008A579D" w:rsidRDefault="008A579D">
          <w:pPr>
            <w:pStyle w:val="TOC1"/>
            <w:tabs>
              <w:tab w:val="right" w:leader="dot" w:pos="9016"/>
            </w:tabs>
            <w:rPr>
              <w:rFonts w:eastAsiaTheme="minorEastAsia"/>
              <w:noProof/>
            </w:rPr>
          </w:pPr>
          <w:hyperlink w:anchor="_Toc219054962" w:history="1">
            <w:r w:rsidRPr="0050221A">
              <w:rPr>
                <w:rStyle w:val="Hyperlink"/>
                <w:rFonts w:ascii="Times New Roman" w:hAnsi="Times New Roman" w:cs="Times New Roman"/>
                <w:noProof/>
                <w:lang w:val="en-US"/>
              </w:rPr>
              <w:t>LIST OF TABLES</w:t>
            </w:r>
            <w:r>
              <w:rPr>
                <w:noProof/>
                <w:webHidden/>
              </w:rPr>
              <w:tab/>
            </w:r>
            <w:r>
              <w:rPr>
                <w:noProof/>
                <w:webHidden/>
              </w:rPr>
              <w:fldChar w:fldCharType="begin"/>
            </w:r>
            <w:r>
              <w:rPr>
                <w:noProof/>
                <w:webHidden/>
              </w:rPr>
              <w:instrText xml:space="preserve"> PAGEREF _Toc219054962 \h </w:instrText>
            </w:r>
            <w:r>
              <w:rPr>
                <w:noProof/>
                <w:webHidden/>
              </w:rPr>
            </w:r>
            <w:r>
              <w:rPr>
                <w:noProof/>
                <w:webHidden/>
              </w:rPr>
              <w:fldChar w:fldCharType="separate"/>
            </w:r>
            <w:r>
              <w:rPr>
                <w:noProof/>
                <w:webHidden/>
              </w:rPr>
              <w:t>9</w:t>
            </w:r>
            <w:r>
              <w:rPr>
                <w:noProof/>
                <w:webHidden/>
              </w:rPr>
              <w:fldChar w:fldCharType="end"/>
            </w:r>
          </w:hyperlink>
        </w:p>
        <w:p w14:paraId="1BBA7F80" w14:textId="6240FDD2" w:rsidR="008A579D" w:rsidRDefault="008A579D">
          <w:pPr>
            <w:pStyle w:val="TOC1"/>
            <w:tabs>
              <w:tab w:val="right" w:leader="dot" w:pos="9016"/>
            </w:tabs>
            <w:rPr>
              <w:rFonts w:eastAsiaTheme="minorEastAsia"/>
              <w:noProof/>
            </w:rPr>
          </w:pPr>
          <w:hyperlink w:anchor="_Toc219054963" w:history="1">
            <w:r w:rsidRPr="0050221A">
              <w:rPr>
                <w:rStyle w:val="Hyperlink"/>
                <w:rFonts w:ascii="Times New Roman" w:hAnsi="Times New Roman" w:cs="Times New Roman"/>
                <w:noProof/>
                <w:lang w:val="en-US"/>
              </w:rPr>
              <w:t>LIST OF ABBREVIATIONS/ACRONYMS</w:t>
            </w:r>
            <w:r>
              <w:rPr>
                <w:noProof/>
                <w:webHidden/>
              </w:rPr>
              <w:tab/>
            </w:r>
            <w:r>
              <w:rPr>
                <w:noProof/>
                <w:webHidden/>
              </w:rPr>
              <w:fldChar w:fldCharType="begin"/>
            </w:r>
            <w:r>
              <w:rPr>
                <w:noProof/>
                <w:webHidden/>
              </w:rPr>
              <w:instrText xml:space="preserve"> PAGEREF _Toc219054963 \h </w:instrText>
            </w:r>
            <w:r>
              <w:rPr>
                <w:noProof/>
                <w:webHidden/>
              </w:rPr>
            </w:r>
            <w:r>
              <w:rPr>
                <w:noProof/>
                <w:webHidden/>
              </w:rPr>
              <w:fldChar w:fldCharType="separate"/>
            </w:r>
            <w:r>
              <w:rPr>
                <w:noProof/>
                <w:webHidden/>
              </w:rPr>
              <w:t>10</w:t>
            </w:r>
            <w:r>
              <w:rPr>
                <w:noProof/>
                <w:webHidden/>
              </w:rPr>
              <w:fldChar w:fldCharType="end"/>
            </w:r>
          </w:hyperlink>
        </w:p>
        <w:p w14:paraId="5CBA0BDE" w14:textId="75856059" w:rsidR="008A579D" w:rsidRDefault="008A579D">
          <w:pPr>
            <w:pStyle w:val="TOC1"/>
            <w:tabs>
              <w:tab w:val="right" w:leader="dot" w:pos="9016"/>
            </w:tabs>
            <w:rPr>
              <w:rFonts w:eastAsiaTheme="minorEastAsia"/>
              <w:noProof/>
            </w:rPr>
          </w:pPr>
          <w:hyperlink w:anchor="_Toc219054964" w:history="1">
            <w:r w:rsidRPr="0050221A">
              <w:rPr>
                <w:rStyle w:val="Hyperlink"/>
                <w:rFonts w:ascii="Times New Roman" w:hAnsi="Times New Roman" w:cs="Times New Roman"/>
                <w:noProof/>
                <w:lang w:val="en-US"/>
              </w:rPr>
              <w:t>CHAPTER ONE: INTRODUCTION</w:t>
            </w:r>
            <w:r>
              <w:rPr>
                <w:noProof/>
                <w:webHidden/>
              </w:rPr>
              <w:tab/>
            </w:r>
            <w:r>
              <w:rPr>
                <w:noProof/>
                <w:webHidden/>
              </w:rPr>
              <w:fldChar w:fldCharType="begin"/>
            </w:r>
            <w:r>
              <w:rPr>
                <w:noProof/>
                <w:webHidden/>
              </w:rPr>
              <w:instrText xml:space="preserve"> PAGEREF _Toc219054964 \h </w:instrText>
            </w:r>
            <w:r>
              <w:rPr>
                <w:noProof/>
                <w:webHidden/>
              </w:rPr>
            </w:r>
            <w:r>
              <w:rPr>
                <w:noProof/>
                <w:webHidden/>
              </w:rPr>
              <w:fldChar w:fldCharType="separate"/>
            </w:r>
            <w:r>
              <w:rPr>
                <w:noProof/>
                <w:webHidden/>
              </w:rPr>
              <w:t>12</w:t>
            </w:r>
            <w:r>
              <w:rPr>
                <w:noProof/>
                <w:webHidden/>
              </w:rPr>
              <w:fldChar w:fldCharType="end"/>
            </w:r>
          </w:hyperlink>
        </w:p>
        <w:p w14:paraId="68663098" w14:textId="3B39EA11" w:rsidR="008A579D" w:rsidRDefault="008A579D">
          <w:pPr>
            <w:pStyle w:val="TOC2"/>
            <w:tabs>
              <w:tab w:val="right" w:leader="dot" w:pos="9016"/>
            </w:tabs>
            <w:rPr>
              <w:rFonts w:eastAsiaTheme="minorEastAsia"/>
              <w:noProof/>
            </w:rPr>
          </w:pPr>
          <w:hyperlink w:anchor="_Toc219054965" w:history="1">
            <w:r w:rsidRPr="0050221A">
              <w:rPr>
                <w:rStyle w:val="Hyperlink"/>
                <w:rFonts w:ascii="Times New Roman" w:hAnsi="Times New Roman" w:cs="Times New Roman"/>
                <w:noProof/>
                <w:lang w:val="en-US"/>
              </w:rPr>
              <w:t>Background of the Study</w:t>
            </w:r>
            <w:r>
              <w:rPr>
                <w:noProof/>
                <w:webHidden/>
              </w:rPr>
              <w:tab/>
            </w:r>
            <w:r>
              <w:rPr>
                <w:noProof/>
                <w:webHidden/>
              </w:rPr>
              <w:fldChar w:fldCharType="begin"/>
            </w:r>
            <w:r>
              <w:rPr>
                <w:noProof/>
                <w:webHidden/>
              </w:rPr>
              <w:instrText xml:space="preserve"> PAGEREF _Toc219054965 \h </w:instrText>
            </w:r>
            <w:r>
              <w:rPr>
                <w:noProof/>
                <w:webHidden/>
              </w:rPr>
            </w:r>
            <w:r>
              <w:rPr>
                <w:noProof/>
                <w:webHidden/>
              </w:rPr>
              <w:fldChar w:fldCharType="separate"/>
            </w:r>
            <w:r>
              <w:rPr>
                <w:noProof/>
                <w:webHidden/>
              </w:rPr>
              <w:t>12</w:t>
            </w:r>
            <w:r>
              <w:rPr>
                <w:noProof/>
                <w:webHidden/>
              </w:rPr>
              <w:fldChar w:fldCharType="end"/>
            </w:r>
          </w:hyperlink>
        </w:p>
        <w:p w14:paraId="3363151B" w14:textId="11015342" w:rsidR="008A579D" w:rsidRDefault="008A579D">
          <w:pPr>
            <w:pStyle w:val="TOC2"/>
            <w:tabs>
              <w:tab w:val="right" w:leader="dot" w:pos="9016"/>
            </w:tabs>
            <w:rPr>
              <w:rFonts w:eastAsiaTheme="minorEastAsia"/>
              <w:noProof/>
            </w:rPr>
          </w:pPr>
          <w:hyperlink w:anchor="_Toc219054966" w:history="1">
            <w:r w:rsidRPr="0050221A">
              <w:rPr>
                <w:rStyle w:val="Hyperlink"/>
                <w:rFonts w:ascii="Times New Roman" w:hAnsi="Times New Roman" w:cs="Times New Roman"/>
                <w:noProof/>
                <w:lang w:val="en-US"/>
              </w:rPr>
              <w:t>Problem Statement</w:t>
            </w:r>
            <w:r>
              <w:rPr>
                <w:noProof/>
                <w:webHidden/>
              </w:rPr>
              <w:tab/>
            </w:r>
            <w:r>
              <w:rPr>
                <w:noProof/>
                <w:webHidden/>
              </w:rPr>
              <w:fldChar w:fldCharType="begin"/>
            </w:r>
            <w:r>
              <w:rPr>
                <w:noProof/>
                <w:webHidden/>
              </w:rPr>
              <w:instrText xml:space="preserve"> PAGEREF _Toc219054966 \h </w:instrText>
            </w:r>
            <w:r>
              <w:rPr>
                <w:noProof/>
                <w:webHidden/>
              </w:rPr>
            </w:r>
            <w:r>
              <w:rPr>
                <w:noProof/>
                <w:webHidden/>
              </w:rPr>
              <w:fldChar w:fldCharType="separate"/>
            </w:r>
            <w:r>
              <w:rPr>
                <w:noProof/>
                <w:webHidden/>
              </w:rPr>
              <w:t>13</w:t>
            </w:r>
            <w:r>
              <w:rPr>
                <w:noProof/>
                <w:webHidden/>
              </w:rPr>
              <w:fldChar w:fldCharType="end"/>
            </w:r>
          </w:hyperlink>
        </w:p>
        <w:p w14:paraId="7B2D7722" w14:textId="0E9B137B" w:rsidR="008A579D" w:rsidRDefault="008A579D">
          <w:pPr>
            <w:pStyle w:val="TOC2"/>
            <w:tabs>
              <w:tab w:val="right" w:leader="dot" w:pos="9016"/>
            </w:tabs>
            <w:rPr>
              <w:rFonts w:eastAsiaTheme="minorEastAsia"/>
              <w:noProof/>
            </w:rPr>
          </w:pPr>
          <w:hyperlink w:anchor="_Toc219054967" w:history="1">
            <w:r w:rsidRPr="0050221A">
              <w:rPr>
                <w:rStyle w:val="Hyperlink"/>
                <w:rFonts w:ascii="Times New Roman" w:hAnsi="Times New Roman" w:cs="Times New Roman"/>
                <w:noProof/>
                <w:lang w:val="en-US"/>
              </w:rPr>
              <w:t>Objectives of the Study</w:t>
            </w:r>
            <w:r>
              <w:rPr>
                <w:noProof/>
                <w:webHidden/>
              </w:rPr>
              <w:tab/>
            </w:r>
            <w:r>
              <w:rPr>
                <w:noProof/>
                <w:webHidden/>
              </w:rPr>
              <w:fldChar w:fldCharType="begin"/>
            </w:r>
            <w:r>
              <w:rPr>
                <w:noProof/>
                <w:webHidden/>
              </w:rPr>
              <w:instrText xml:space="preserve"> PAGEREF _Toc219054967 \h </w:instrText>
            </w:r>
            <w:r>
              <w:rPr>
                <w:noProof/>
                <w:webHidden/>
              </w:rPr>
            </w:r>
            <w:r>
              <w:rPr>
                <w:noProof/>
                <w:webHidden/>
              </w:rPr>
              <w:fldChar w:fldCharType="separate"/>
            </w:r>
            <w:r>
              <w:rPr>
                <w:noProof/>
                <w:webHidden/>
              </w:rPr>
              <w:t>14</w:t>
            </w:r>
            <w:r>
              <w:rPr>
                <w:noProof/>
                <w:webHidden/>
              </w:rPr>
              <w:fldChar w:fldCharType="end"/>
            </w:r>
          </w:hyperlink>
        </w:p>
        <w:p w14:paraId="1A405AC0" w14:textId="34A4CDAC" w:rsidR="008A579D" w:rsidRDefault="008A579D">
          <w:pPr>
            <w:pStyle w:val="TOC3"/>
            <w:tabs>
              <w:tab w:val="right" w:leader="dot" w:pos="9016"/>
            </w:tabs>
            <w:rPr>
              <w:rFonts w:eastAsiaTheme="minorEastAsia"/>
              <w:noProof/>
            </w:rPr>
          </w:pPr>
          <w:hyperlink w:anchor="_Toc219054968" w:history="1">
            <w:r w:rsidRPr="0050221A">
              <w:rPr>
                <w:rStyle w:val="Hyperlink"/>
                <w:rFonts w:ascii="Times New Roman" w:hAnsi="Times New Roman" w:cs="Times New Roman"/>
                <w:noProof/>
                <w:lang w:val="en-US"/>
              </w:rPr>
              <w:t>General Objective</w:t>
            </w:r>
            <w:r>
              <w:rPr>
                <w:noProof/>
                <w:webHidden/>
              </w:rPr>
              <w:tab/>
            </w:r>
            <w:r>
              <w:rPr>
                <w:noProof/>
                <w:webHidden/>
              </w:rPr>
              <w:fldChar w:fldCharType="begin"/>
            </w:r>
            <w:r>
              <w:rPr>
                <w:noProof/>
                <w:webHidden/>
              </w:rPr>
              <w:instrText xml:space="preserve"> PAGEREF _Toc219054968 \h </w:instrText>
            </w:r>
            <w:r>
              <w:rPr>
                <w:noProof/>
                <w:webHidden/>
              </w:rPr>
            </w:r>
            <w:r>
              <w:rPr>
                <w:noProof/>
                <w:webHidden/>
              </w:rPr>
              <w:fldChar w:fldCharType="separate"/>
            </w:r>
            <w:r>
              <w:rPr>
                <w:noProof/>
                <w:webHidden/>
              </w:rPr>
              <w:t>14</w:t>
            </w:r>
            <w:r>
              <w:rPr>
                <w:noProof/>
                <w:webHidden/>
              </w:rPr>
              <w:fldChar w:fldCharType="end"/>
            </w:r>
          </w:hyperlink>
        </w:p>
        <w:p w14:paraId="31E633EB" w14:textId="27CD54C2" w:rsidR="008A579D" w:rsidRDefault="008A579D">
          <w:pPr>
            <w:pStyle w:val="TOC3"/>
            <w:tabs>
              <w:tab w:val="right" w:leader="dot" w:pos="9016"/>
            </w:tabs>
            <w:rPr>
              <w:rFonts w:eastAsiaTheme="minorEastAsia"/>
              <w:noProof/>
            </w:rPr>
          </w:pPr>
          <w:hyperlink w:anchor="_Toc219054969" w:history="1">
            <w:r w:rsidRPr="0050221A">
              <w:rPr>
                <w:rStyle w:val="Hyperlink"/>
                <w:rFonts w:ascii="Times New Roman" w:hAnsi="Times New Roman" w:cs="Times New Roman"/>
                <w:noProof/>
                <w:lang w:val="en-US"/>
              </w:rPr>
              <w:t>1.3.2 Specific Objectives</w:t>
            </w:r>
            <w:r>
              <w:rPr>
                <w:noProof/>
                <w:webHidden/>
              </w:rPr>
              <w:tab/>
            </w:r>
            <w:r>
              <w:rPr>
                <w:noProof/>
                <w:webHidden/>
              </w:rPr>
              <w:fldChar w:fldCharType="begin"/>
            </w:r>
            <w:r>
              <w:rPr>
                <w:noProof/>
                <w:webHidden/>
              </w:rPr>
              <w:instrText xml:space="preserve"> PAGEREF _Toc219054969 \h </w:instrText>
            </w:r>
            <w:r>
              <w:rPr>
                <w:noProof/>
                <w:webHidden/>
              </w:rPr>
            </w:r>
            <w:r>
              <w:rPr>
                <w:noProof/>
                <w:webHidden/>
              </w:rPr>
              <w:fldChar w:fldCharType="separate"/>
            </w:r>
            <w:r>
              <w:rPr>
                <w:noProof/>
                <w:webHidden/>
              </w:rPr>
              <w:t>14</w:t>
            </w:r>
            <w:r>
              <w:rPr>
                <w:noProof/>
                <w:webHidden/>
              </w:rPr>
              <w:fldChar w:fldCharType="end"/>
            </w:r>
          </w:hyperlink>
        </w:p>
        <w:p w14:paraId="676292BD" w14:textId="31639577" w:rsidR="008A579D" w:rsidRDefault="008A579D">
          <w:pPr>
            <w:pStyle w:val="TOC2"/>
            <w:tabs>
              <w:tab w:val="right" w:leader="dot" w:pos="9016"/>
            </w:tabs>
            <w:rPr>
              <w:rFonts w:eastAsiaTheme="minorEastAsia"/>
              <w:noProof/>
            </w:rPr>
          </w:pPr>
          <w:hyperlink w:anchor="_Toc219054970" w:history="1">
            <w:r w:rsidRPr="0050221A">
              <w:rPr>
                <w:rStyle w:val="Hyperlink"/>
                <w:rFonts w:ascii="Times New Roman" w:hAnsi="Times New Roman" w:cs="Times New Roman"/>
                <w:noProof/>
                <w:lang w:val="en-US"/>
              </w:rPr>
              <w:t>Research Questions</w:t>
            </w:r>
            <w:r>
              <w:rPr>
                <w:noProof/>
                <w:webHidden/>
              </w:rPr>
              <w:tab/>
            </w:r>
            <w:r>
              <w:rPr>
                <w:noProof/>
                <w:webHidden/>
              </w:rPr>
              <w:fldChar w:fldCharType="begin"/>
            </w:r>
            <w:r>
              <w:rPr>
                <w:noProof/>
                <w:webHidden/>
              </w:rPr>
              <w:instrText xml:space="preserve"> PAGEREF _Toc219054970 \h </w:instrText>
            </w:r>
            <w:r>
              <w:rPr>
                <w:noProof/>
                <w:webHidden/>
              </w:rPr>
            </w:r>
            <w:r>
              <w:rPr>
                <w:noProof/>
                <w:webHidden/>
              </w:rPr>
              <w:fldChar w:fldCharType="separate"/>
            </w:r>
            <w:r>
              <w:rPr>
                <w:noProof/>
                <w:webHidden/>
              </w:rPr>
              <w:t>14</w:t>
            </w:r>
            <w:r>
              <w:rPr>
                <w:noProof/>
                <w:webHidden/>
              </w:rPr>
              <w:fldChar w:fldCharType="end"/>
            </w:r>
          </w:hyperlink>
        </w:p>
        <w:p w14:paraId="4BA44ABB" w14:textId="7B518958" w:rsidR="008A579D" w:rsidRDefault="008A579D">
          <w:pPr>
            <w:pStyle w:val="TOC2"/>
            <w:tabs>
              <w:tab w:val="right" w:leader="dot" w:pos="9016"/>
            </w:tabs>
            <w:rPr>
              <w:rFonts w:eastAsiaTheme="minorEastAsia"/>
              <w:noProof/>
            </w:rPr>
          </w:pPr>
          <w:hyperlink w:anchor="_Toc219054971" w:history="1">
            <w:r w:rsidRPr="0050221A">
              <w:rPr>
                <w:rStyle w:val="Hyperlink"/>
                <w:rFonts w:ascii="Times New Roman" w:hAnsi="Times New Roman" w:cs="Times New Roman"/>
                <w:noProof/>
                <w:lang w:val="en-US"/>
              </w:rPr>
              <w:t>Scope of the Study</w:t>
            </w:r>
            <w:r>
              <w:rPr>
                <w:noProof/>
                <w:webHidden/>
              </w:rPr>
              <w:tab/>
            </w:r>
            <w:r>
              <w:rPr>
                <w:noProof/>
                <w:webHidden/>
              </w:rPr>
              <w:fldChar w:fldCharType="begin"/>
            </w:r>
            <w:r>
              <w:rPr>
                <w:noProof/>
                <w:webHidden/>
              </w:rPr>
              <w:instrText xml:space="preserve"> PAGEREF _Toc219054971 \h </w:instrText>
            </w:r>
            <w:r>
              <w:rPr>
                <w:noProof/>
                <w:webHidden/>
              </w:rPr>
            </w:r>
            <w:r>
              <w:rPr>
                <w:noProof/>
                <w:webHidden/>
              </w:rPr>
              <w:fldChar w:fldCharType="separate"/>
            </w:r>
            <w:r>
              <w:rPr>
                <w:noProof/>
                <w:webHidden/>
              </w:rPr>
              <w:t>15</w:t>
            </w:r>
            <w:r>
              <w:rPr>
                <w:noProof/>
                <w:webHidden/>
              </w:rPr>
              <w:fldChar w:fldCharType="end"/>
            </w:r>
          </w:hyperlink>
        </w:p>
        <w:p w14:paraId="78D3BB40" w14:textId="12ACAD10" w:rsidR="008A579D" w:rsidRDefault="008A579D">
          <w:pPr>
            <w:pStyle w:val="TOC2"/>
            <w:tabs>
              <w:tab w:val="right" w:leader="dot" w:pos="9016"/>
            </w:tabs>
            <w:rPr>
              <w:rFonts w:eastAsiaTheme="minorEastAsia"/>
              <w:noProof/>
            </w:rPr>
          </w:pPr>
          <w:hyperlink w:anchor="_Toc219054972" w:history="1">
            <w:r w:rsidRPr="0050221A">
              <w:rPr>
                <w:rStyle w:val="Hyperlink"/>
                <w:rFonts w:ascii="Times New Roman" w:hAnsi="Times New Roman" w:cs="Times New Roman"/>
                <w:noProof/>
                <w:lang w:val="en-US"/>
              </w:rPr>
              <w:t>Significance of the Study</w:t>
            </w:r>
            <w:r>
              <w:rPr>
                <w:noProof/>
                <w:webHidden/>
              </w:rPr>
              <w:tab/>
            </w:r>
            <w:r>
              <w:rPr>
                <w:noProof/>
                <w:webHidden/>
              </w:rPr>
              <w:fldChar w:fldCharType="begin"/>
            </w:r>
            <w:r>
              <w:rPr>
                <w:noProof/>
                <w:webHidden/>
              </w:rPr>
              <w:instrText xml:space="preserve"> PAGEREF _Toc219054972 \h </w:instrText>
            </w:r>
            <w:r>
              <w:rPr>
                <w:noProof/>
                <w:webHidden/>
              </w:rPr>
            </w:r>
            <w:r>
              <w:rPr>
                <w:noProof/>
                <w:webHidden/>
              </w:rPr>
              <w:fldChar w:fldCharType="separate"/>
            </w:r>
            <w:r>
              <w:rPr>
                <w:noProof/>
                <w:webHidden/>
              </w:rPr>
              <w:t>16</w:t>
            </w:r>
            <w:r>
              <w:rPr>
                <w:noProof/>
                <w:webHidden/>
              </w:rPr>
              <w:fldChar w:fldCharType="end"/>
            </w:r>
          </w:hyperlink>
        </w:p>
        <w:p w14:paraId="6DC385DA" w14:textId="662F42B4" w:rsidR="008A579D" w:rsidRDefault="008A579D">
          <w:pPr>
            <w:pStyle w:val="TOC2"/>
            <w:tabs>
              <w:tab w:val="right" w:leader="dot" w:pos="9016"/>
            </w:tabs>
            <w:rPr>
              <w:rFonts w:eastAsiaTheme="minorEastAsia"/>
              <w:noProof/>
            </w:rPr>
          </w:pPr>
          <w:hyperlink w:anchor="_Toc219054973" w:history="1">
            <w:r w:rsidRPr="0050221A">
              <w:rPr>
                <w:rStyle w:val="Hyperlink"/>
                <w:rFonts w:ascii="Times New Roman" w:hAnsi="Times New Roman" w:cs="Times New Roman"/>
                <w:noProof/>
                <w:lang w:val="en-US"/>
              </w:rPr>
              <w:t>Organization of the Report</w:t>
            </w:r>
            <w:r>
              <w:rPr>
                <w:noProof/>
                <w:webHidden/>
              </w:rPr>
              <w:tab/>
            </w:r>
            <w:r>
              <w:rPr>
                <w:noProof/>
                <w:webHidden/>
              </w:rPr>
              <w:fldChar w:fldCharType="begin"/>
            </w:r>
            <w:r>
              <w:rPr>
                <w:noProof/>
                <w:webHidden/>
              </w:rPr>
              <w:instrText xml:space="preserve"> PAGEREF _Toc219054973 \h </w:instrText>
            </w:r>
            <w:r>
              <w:rPr>
                <w:noProof/>
                <w:webHidden/>
              </w:rPr>
            </w:r>
            <w:r>
              <w:rPr>
                <w:noProof/>
                <w:webHidden/>
              </w:rPr>
              <w:fldChar w:fldCharType="separate"/>
            </w:r>
            <w:r>
              <w:rPr>
                <w:noProof/>
                <w:webHidden/>
              </w:rPr>
              <w:t>17</w:t>
            </w:r>
            <w:r>
              <w:rPr>
                <w:noProof/>
                <w:webHidden/>
              </w:rPr>
              <w:fldChar w:fldCharType="end"/>
            </w:r>
          </w:hyperlink>
        </w:p>
        <w:p w14:paraId="00F2E2ED" w14:textId="3F0A5E3A" w:rsidR="008A579D" w:rsidRDefault="008A579D">
          <w:pPr>
            <w:pStyle w:val="TOC1"/>
            <w:tabs>
              <w:tab w:val="right" w:leader="dot" w:pos="9016"/>
            </w:tabs>
            <w:rPr>
              <w:rFonts w:eastAsiaTheme="minorEastAsia"/>
              <w:noProof/>
            </w:rPr>
          </w:pPr>
          <w:hyperlink w:anchor="_Toc219054974" w:history="1">
            <w:r w:rsidRPr="0050221A">
              <w:rPr>
                <w:rStyle w:val="Hyperlink"/>
                <w:rFonts w:ascii="Times New Roman" w:hAnsi="Times New Roman" w:cs="Times New Roman"/>
                <w:noProof/>
                <w:lang w:val="en-US"/>
              </w:rPr>
              <w:t>CHAPTER TWO: LITERATURE REVIEW</w:t>
            </w:r>
            <w:r>
              <w:rPr>
                <w:noProof/>
                <w:webHidden/>
              </w:rPr>
              <w:tab/>
            </w:r>
            <w:r>
              <w:rPr>
                <w:noProof/>
                <w:webHidden/>
              </w:rPr>
              <w:fldChar w:fldCharType="begin"/>
            </w:r>
            <w:r>
              <w:rPr>
                <w:noProof/>
                <w:webHidden/>
              </w:rPr>
              <w:instrText xml:space="preserve"> PAGEREF _Toc219054974 \h </w:instrText>
            </w:r>
            <w:r>
              <w:rPr>
                <w:noProof/>
                <w:webHidden/>
              </w:rPr>
            </w:r>
            <w:r>
              <w:rPr>
                <w:noProof/>
                <w:webHidden/>
              </w:rPr>
              <w:fldChar w:fldCharType="separate"/>
            </w:r>
            <w:r>
              <w:rPr>
                <w:noProof/>
                <w:webHidden/>
              </w:rPr>
              <w:t>18</w:t>
            </w:r>
            <w:r>
              <w:rPr>
                <w:noProof/>
                <w:webHidden/>
              </w:rPr>
              <w:fldChar w:fldCharType="end"/>
            </w:r>
          </w:hyperlink>
        </w:p>
        <w:p w14:paraId="00F852C7" w14:textId="6BAFBBD5" w:rsidR="008A579D" w:rsidRDefault="008A579D">
          <w:pPr>
            <w:pStyle w:val="TOC2"/>
            <w:tabs>
              <w:tab w:val="right" w:leader="dot" w:pos="9016"/>
            </w:tabs>
            <w:rPr>
              <w:rFonts w:eastAsiaTheme="minorEastAsia"/>
              <w:noProof/>
            </w:rPr>
          </w:pPr>
          <w:hyperlink w:anchor="_Toc219054975" w:history="1">
            <w:r w:rsidRPr="0050221A">
              <w:rPr>
                <w:rStyle w:val="Hyperlink"/>
                <w:rFonts w:ascii="Times New Roman" w:hAnsi="Times New Roman" w:cs="Times New Roman"/>
                <w:noProof/>
                <w:lang w:val="en-US"/>
              </w:rPr>
              <w:t>2.1 Introduction</w:t>
            </w:r>
            <w:r>
              <w:rPr>
                <w:noProof/>
                <w:webHidden/>
              </w:rPr>
              <w:tab/>
            </w:r>
            <w:r>
              <w:rPr>
                <w:noProof/>
                <w:webHidden/>
              </w:rPr>
              <w:fldChar w:fldCharType="begin"/>
            </w:r>
            <w:r>
              <w:rPr>
                <w:noProof/>
                <w:webHidden/>
              </w:rPr>
              <w:instrText xml:space="preserve"> PAGEREF _Toc219054975 \h </w:instrText>
            </w:r>
            <w:r>
              <w:rPr>
                <w:noProof/>
                <w:webHidden/>
              </w:rPr>
            </w:r>
            <w:r>
              <w:rPr>
                <w:noProof/>
                <w:webHidden/>
              </w:rPr>
              <w:fldChar w:fldCharType="separate"/>
            </w:r>
            <w:r>
              <w:rPr>
                <w:noProof/>
                <w:webHidden/>
              </w:rPr>
              <w:t>18</w:t>
            </w:r>
            <w:r>
              <w:rPr>
                <w:noProof/>
                <w:webHidden/>
              </w:rPr>
              <w:fldChar w:fldCharType="end"/>
            </w:r>
          </w:hyperlink>
        </w:p>
        <w:p w14:paraId="518C4401" w14:textId="73AD1FE4" w:rsidR="008A579D" w:rsidRDefault="008A579D">
          <w:pPr>
            <w:pStyle w:val="TOC2"/>
            <w:tabs>
              <w:tab w:val="right" w:leader="dot" w:pos="9016"/>
            </w:tabs>
            <w:rPr>
              <w:rFonts w:eastAsiaTheme="minorEastAsia"/>
              <w:noProof/>
            </w:rPr>
          </w:pPr>
          <w:hyperlink w:anchor="_Toc219054976" w:history="1">
            <w:r w:rsidRPr="0050221A">
              <w:rPr>
                <w:rStyle w:val="Hyperlink"/>
                <w:rFonts w:ascii="Times New Roman" w:hAnsi="Times New Roman" w:cs="Times New Roman"/>
                <w:noProof/>
                <w:lang w:val="en-US"/>
              </w:rPr>
              <w:t>2.2 Established Bike Rental Systems</w:t>
            </w:r>
            <w:r>
              <w:rPr>
                <w:noProof/>
                <w:webHidden/>
              </w:rPr>
              <w:tab/>
            </w:r>
            <w:r>
              <w:rPr>
                <w:noProof/>
                <w:webHidden/>
              </w:rPr>
              <w:fldChar w:fldCharType="begin"/>
            </w:r>
            <w:r>
              <w:rPr>
                <w:noProof/>
                <w:webHidden/>
              </w:rPr>
              <w:instrText xml:space="preserve"> PAGEREF _Toc219054976 \h </w:instrText>
            </w:r>
            <w:r>
              <w:rPr>
                <w:noProof/>
                <w:webHidden/>
              </w:rPr>
            </w:r>
            <w:r>
              <w:rPr>
                <w:noProof/>
                <w:webHidden/>
              </w:rPr>
              <w:fldChar w:fldCharType="separate"/>
            </w:r>
            <w:r>
              <w:rPr>
                <w:noProof/>
                <w:webHidden/>
              </w:rPr>
              <w:t>18</w:t>
            </w:r>
            <w:r>
              <w:rPr>
                <w:noProof/>
                <w:webHidden/>
              </w:rPr>
              <w:fldChar w:fldCharType="end"/>
            </w:r>
          </w:hyperlink>
        </w:p>
        <w:p w14:paraId="0D19CA0C" w14:textId="3E68E5D4" w:rsidR="008A579D" w:rsidRDefault="008A579D">
          <w:pPr>
            <w:pStyle w:val="TOC2"/>
            <w:tabs>
              <w:tab w:val="right" w:leader="dot" w:pos="9016"/>
            </w:tabs>
            <w:rPr>
              <w:rFonts w:eastAsiaTheme="minorEastAsia"/>
              <w:noProof/>
            </w:rPr>
          </w:pPr>
          <w:hyperlink w:anchor="_Toc219054977" w:history="1">
            <w:r w:rsidRPr="0050221A">
              <w:rPr>
                <w:rStyle w:val="Hyperlink"/>
                <w:rFonts w:ascii="Times New Roman" w:hAnsi="Times New Roman" w:cs="Times New Roman"/>
                <w:noProof/>
                <w:lang w:val="en-US"/>
              </w:rPr>
              <w:t>2.3 Related Technologies</w:t>
            </w:r>
            <w:r>
              <w:rPr>
                <w:noProof/>
                <w:webHidden/>
              </w:rPr>
              <w:tab/>
            </w:r>
            <w:r>
              <w:rPr>
                <w:noProof/>
                <w:webHidden/>
              </w:rPr>
              <w:fldChar w:fldCharType="begin"/>
            </w:r>
            <w:r>
              <w:rPr>
                <w:noProof/>
                <w:webHidden/>
              </w:rPr>
              <w:instrText xml:space="preserve"> PAGEREF _Toc219054977 \h </w:instrText>
            </w:r>
            <w:r>
              <w:rPr>
                <w:noProof/>
                <w:webHidden/>
              </w:rPr>
            </w:r>
            <w:r>
              <w:rPr>
                <w:noProof/>
                <w:webHidden/>
              </w:rPr>
              <w:fldChar w:fldCharType="separate"/>
            </w:r>
            <w:r>
              <w:rPr>
                <w:noProof/>
                <w:webHidden/>
              </w:rPr>
              <w:t>19</w:t>
            </w:r>
            <w:r>
              <w:rPr>
                <w:noProof/>
                <w:webHidden/>
              </w:rPr>
              <w:fldChar w:fldCharType="end"/>
            </w:r>
          </w:hyperlink>
        </w:p>
        <w:p w14:paraId="3168D3E6" w14:textId="682F601D" w:rsidR="008A579D" w:rsidRDefault="008A579D">
          <w:pPr>
            <w:pStyle w:val="TOC2"/>
            <w:tabs>
              <w:tab w:val="right" w:leader="dot" w:pos="9016"/>
            </w:tabs>
            <w:rPr>
              <w:rFonts w:eastAsiaTheme="minorEastAsia"/>
              <w:noProof/>
            </w:rPr>
          </w:pPr>
          <w:hyperlink w:anchor="_Toc219054978" w:history="1">
            <w:r w:rsidRPr="0050221A">
              <w:rPr>
                <w:rStyle w:val="Hyperlink"/>
                <w:rFonts w:ascii="Times New Roman" w:hAnsi="Times New Roman" w:cs="Times New Roman"/>
                <w:noProof/>
                <w:lang w:val="en-US"/>
              </w:rPr>
              <w:t>2.4 Limitations of Existing Systems</w:t>
            </w:r>
            <w:r>
              <w:rPr>
                <w:noProof/>
                <w:webHidden/>
              </w:rPr>
              <w:tab/>
            </w:r>
            <w:r>
              <w:rPr>
                <w:noProof/>
                <w:webHidden/>
              </w:rPr>
              <w:fldChar w:fldCharType="begin"/>
            </w:r>
            <w:r>
              <w:rPr>
                <w:noProof/>
                <w:webHidden/>
              </w:rPr>
              <w:instrText xml:space="preserve"> PAGEREF _Toc219054978 \h </w:instrText>
            </w:r>
            <w:r>
              <w:rPr>
                <w:noProof/>
                <w:webHidden/>
              </w:rPr>
            </w:r>
            <w:r>
              <w:rPr>
                <w:noProof/>
                <w:webHidden/>
              </w:rPr>
              <w:fldChar w:fldCharType="separate"/>
            </w:r>
            <w:r>
              <w:rPr>
                <w:noProof/>
                <w:webHidden/>
              </w:rPr>
              <w:t>20</w:t>
            </w:r>
            <w:r>
              <w:rPr>
                <w:noProof/>
                <w:webHidden/>
              </w:rPr>
              <w:fldChar w:fldCharType="end"/>
            </w:r>
          </w:hyperlink>
        </w:p>
        <w:p w14:paraId="1D95F879" w14:textId="6867F58C" w:rsidR="008A579D" w:rsidRDefault="008A579D">
          <w:pPr>
            <w:pStyle w:val="TOC2"/>
            <w:tabs>
              <w:tab w:val="right" w:leader="dot" w:pos="9016"/>
            </w:tabs>
            <w:rPr>
              <w:rFonts w:eastAsiaTheme="minorEastAsia"/>
              <w:noProof/>
            </w:rPr>
          </w:pPr>
          <w:hyperlink w:anchor="_Toc219054979" w:history="1">
            <w:r w:rsidRPr="0050221A">
              <w:rPr>
                <w:rStyle w:val="Hyperlink"/>
                <w:rFonts w:ascii="Times New Roman" w:hAnsi="Times New Roman" w:cs="Times New Roman"/>
                <w:noProof/>
                <w:lang w:val="en-US"/>
              </w:rPr>
              <w:t>2.5 Research Gap</w:t>
            </w:r>
            <w:r>
              <w:rPr>
                <w:noProof/>
                <w:webHidden/>
              </w:rPr>
              <w:tab/>
            </w:r>
            <w:r>
              <w:rPr>
                <w:noProof/>
                <w:webHidden/>
              </w:rPr>
              <w:fldChar w:fldCharType="begin"/>
            </w:r>
            <w:r>
              <w:rPr>
                <w:noProof/>
                <w:webHidden/>
              </w:rPr>
              <w:instrText xml:space="preserve"> PAGEREF _Toc219054979 \h </w:instrText>
            </w:r>
            <w:r>
              <w:rPr>
                <w:noProof/>
                <w:webHidden/>
              </w:rPr>
            </w:r>
            <w:r>
              <w:rPr>
                <w:noProof/>
                <w:webHidden/>
              </w:rPr>
              <w:fldChar w:fldCharType="separate"/>
            </w:r>
            <w:r>
              <w:rPr>
                <w:noProof/>
                <w:webHidden/>
              </w:rPr>
              <w:t>21</w:t>
            </w:r>
            <w:r>
              <w:rPr>
                <w:noProof/>
                <w:webHidden/>
              </w:rPr>
              <w:fldChar w:fldCharType="end"/>
            </w:r>
          </w:hyperlink>
        </w:p>
        <w:p w14:paraId="1D69EC3D" w14:textId="05CDC7A0" w:rsidR="008A579D" w:rsidRDefault="008A579D">
          <w:pPr>
            <w:pStyle w:val="TOC1"/>
            <w:tabs>
              <w:tab w:val="right" w:leader="dot" w:pos="9016"/>
            </w:tabs>
            <w:rPr>
              <w:rFonts w:eastAsiaTheme="minorEastAsia"/>
              <w:noProof/>
            </w:rPr>
          </w:pPr>
          <w:hyperlink w:anchor="_Toc219054980" w:history="1">
            <w:r w:rsidRPr="0050221A">
              <w:rPr>
                <w:rStyle w:val="Hyperlink"/>
                <w:rFonts w:ascii="Times New Roman" w:hAnsi="Times New Roman" w:cs="Times New Roman"/>
                <w:noProof/>
                <w:lang w:val="en-US"/>
              </w:rPr>
              <w:t>CHAPTER THREE: SYSTEM ANALYSIS</w:t>
            </w:r>
            <w:r>
              <w:rPr>
                <w:noProof/>
                <w:webHidden/>
              </w:rPr>
              <w:tab/>
            </w:r>
            <w:r>
              <w:rPr>
                <w:noProof/>
                <w:webHidden/>
              </w:rPr>
              <w:fldChar w:fldCharType="begin"/>
            </w:r>
            <w:r>
              <w:rPr>
                <w:noProof/>
                <w:webHidden/>
              </w:rPr>
              <w:instrText xml:space="preserve"> PAGEREF _Toc219054980 \h </w:instrText>
            </w:r>
            <w:r>
              <w:rPr>
                <w:noProof/>
                <w:webHidden/>
              </w:rPr>
            </w:r>
            <w:r>
              <w:rPr>
                <w:noProof/>
                <w:webHidden/>
              </w:rPr>
              <w:fldChar w:fldCharType="separate"/>
            </w:r>
            <w:r>
              <w:rPr>
                <w:noProof/>
                <w:webHidden/>
              </w:rPr>
              <w:t>22</w:t>
            </w:r>
            <w:r>
              <w:rPr>
                <w:noProof/>
                <w:webHidden/>
              </w:rPr>
              <w:fldChar w:fldCharType="end"/>
            </w:r>
          </w:hyperlink>
        </w:p>
        <w:p w14:paraId="03988F12" w14:textId="5F19612A" w:rsidR="008A579D" w:rsidRDefault="008A579D">
          <w:pPr>
            <w:pStyle w:val="TOC2"/>
            <w:tabs>
              <w:tab w:val="right" w:leader="dot" w:pos="9016"/>
            </w:tabs>
            <w:rPr>
              <w:rFonts w:eastAsiaTheme="minorEastAsia"/>
              <w:noProof/>
            </w:rPr>
          </w:pPr>
          <w:hyperlink w:anchor="_Toc219054981" w:history="1">
            <w:r w:rsidRPr="0050221A">
              <w:rPr>
                <w:rStyle w:val="Hyperlink"/>
                <w:rFonts w:ascii="Times New Roman" w:hAnsi="Times New Roman" w:cs="Times New Roman"/>
                <w:noProof/>
                <w:lang w:val="en-US"/>
              </w:rPr>
              <w:t>3.1 Existing System Analysis</w:t>
            </w:r>
            <w:r>
              <w:rPr>
                <w:noProof/>
                <w:webHidden/>
              </w:rPr>
              <w:tab/>
            </w:r>
            <w:r>
              <w:rPr>
                <w:noProof/>
                <w:webHidden/>
              </w:rPr>
              <w:fldChar w:fldCharType="begin"/>
            </w:r>
            <w:r>
              <w:rPr>
                <w:noProof/>
                <w:webHidden/>
              </w:rPr>
              <w:instrText xml:space="preserve"> PAGEREF _Toc219054981 \h </w:instrText>
            </w:r>
            <w:r>
              <w:rPr>
                <w:noProof/>
                <w:webHidden/>
              </w:rPr>
            </w:r>
            <w:r>
              <w:rPr>
                <w:noProof/>
                <w:webHidden/>
              </w:rPr>
              <w:fldChar w:fldCharType="separate"/>
            </w:r>
            <w:r>
              <w:rPr>
                <w:noProof/>
                <w:webHidden/>
              </w:rPr>
              <w:t>22</w:t>
            </w:r>
            <w:r>
              <w:rPr>
                <w:noProof/>
                <w:webHidden/>
              </w:rPr>
              <w:fldChar w:fldCharType="end"/>
            </w:r>
          </w:hyperlink>
        </w:p>
        <w:p w14:paraId="0EB54DC7" w14:textId="11185338" w:rsidR="008A579D" w:rsidRDefault="008A579D">
          <w:pPr>
            <w:pStyle w:val="TOC1"/>
            <w:tabs>
              <w:tab w:val="right" w:leader="dot" w:pos="9016"/>
            </w:tabs>
            <w:rPr>
              <w:rFonts w:eastAsiaTheme="minorEastAsia"/>
              <w:noProof/>
            </w:rPr>
          </w:pPr>
          <w:hyperlink w:anchor="_Toc219054982" w:history="1">
            <w:r w:rsidRPr="0050221A">
              <w:rPr>
                <w:rStyle w:val="Hyperlink"/>
                <w:rFonts w:ascii="Times New Roman" w:hAnsi="Times New Roman" w:cs="Times New Roman"/>
                <w:noProof/>
                <w:lang w:val="en-US"/>
              </w:rPr>
              <w:t>CHAPTER FOUR: SYSTEM DESIGN</w:t>
            </w:r>
            <w:r>
              <w:rPr>
                <w:noProof/>
                <w:webHidden/>
              </w:rPr>
              <w:tab/>
            </w:r>
            <w:r>
              <w:rPr>
                <w:noProof/>
                <w:webHidden/>
              </w:rPr>
              <w:fldChar w:fldCharType="begin"/>
            </w:r>
            <w:r>
              <w:rPr>
                <w:noProof/>
                <w:webHidden/>
              </w:rPr>
              <w:instrText xml:space="preserve"> PAGEREF _Toc219054982 \h </w:instrText>
            </w:r>
            <w:r>
              <w:rPr>
                <w:noProof/>
                <w:webHidden/>
              </w:rPr>
            </w:r>
            <w:r>
              <w:rPr>
                <w:noProof/>
                <w:webHidden/>
              </w:rPr>
              <w:fldChar w:fldCharType="separate"/>
            </w:r>
            <w:r>
              <w:rPr>
                <w:noProof/>
                <w:webHidden/>
              </w:rPr>
              <w:t>24</w:t>
            </w:r>
            <w:r>
              <w:rPr>
                <w:noProof/>
                <w:webHidden/>
              </w:rPr>
              <w:fldChar w:fldCharType="end"/>
            </w:r>
          </w:hyperlink>
        </w:p>
        <w:p w14:paraId="5C759386" w14:textId="6423B2FD" w:rsidR="008A579D" w:rsidRDefault="008A579D">
          <w:pPr>
            <w:pStyle w:val="TOC2"/>
            <w:tabs>
              <w:tab w:val="right" w:leader="dot" w:pos="9016"/>
            </w:tabs>
            <w:rPr>
              <w:rFonts w:eastAsiaTheme="minorEastAsia"/>
              <w:noProof/>
            </w:rPr>
          </w:pPr>
          <w:hyperlink w:anchor="_Toc219054983" w:history="1">
            <w:r w:rsidRPr="0050221A">
              <w:rPr>
                <w:rStyle w:val="Hyperlink"/>
                <w:rFonts w:ascii="Times New Roman" w:hAnsi="Times New Roman" w:cs="Times New Roman"/>
                <w:noProof/>
                <w:lang w:val="en-US"/>
              </w:rPr>
              <w:t>4.1 System Architecture</w:t>
            </w:r>
            <w:r>
              <w:rPr>
                <w:noProof/>
                <w:webHidden/>
              </w:rPr>
              <w:tab/>
            </w:r>
            <w:r>
              <w:rPr>
                <w:noProof/>
                <w:webHidden/>
              </w:rPr>
              <w:fldChar w:fldCharType="begin"/>
            </w:r>
            <w:r>
              <w:rPr>
                <w:noProof/>
                <w:webHidden/>
              </w:rPr>
              <w:instrText xml:space="preserve"> PAGEREF _Toc219054983 \h </w:instrText>
            </w:r>
            <w:r>
              <w:rPr>
                <w:noProof/>
                <w:webHidden/>
              </w:rPr>
            </w:r>
            <w:r>
              <w:rPr>
                <w:noProof/>
                <w:webHidden/>
              </w:rPr>
              <w:fldChar w:fldCharType="separate"/>
            </w:r>
            <w:r>
              <w:rPr>
                <w:noProof/>
                <w:webHidden/>
              </w:rPr>
              <w:t>24</w:t>
            </w:r>
            <w:r>
              <w:rPr>
                <w:noProof/>
                <w:webHidden/>
              </w:rPr>
              <w:fldChar w:fldCharType="end"/>
            </w:r>
          </w:hyperlink>
        </w:p>
        <w:p w14:paraId="25A9596B" w14:textId="535572DD" w:rsidR="008A579D" w:rsidRDefault="008A579D">
          <w:pPr>
            <w:pStyle w:val="TOC3"/>
            <w:tabs>
              <w:tab w:val="right" w:leader="dot" w:pos="9016"/>
            </w:tabs>
            <w:rPr>
              <w:rFonts w:eastAsiaTheme="minorEastAsia"/>
              <w:noProof/>
            </w:rPr>
          </w:pPr>
          <w:hyperlink w:anchor="_Toc219054984" w:history="1">
            <w:r w:rsidRPr="0050221A">
              <w:rPr>
                <w:rStyle w:val="Hyperlink"/>
                <w:rFonts w:ascii="Times New Roman" w:hAnsi="Times New Roman" w:cs="Times New Roman"/>
                <w:noProof/>
                <w:lang w:val="en-US"/>
              </w:rPr>
              <w:t>Frontend Layer</w:t>
            </w:r>
            <w:r>
              <w:rPr>
                <w:noProof/>
                <w:webHidden/>
              </w:rPr>
              <w:tab/>
            </w:r>
            <w:r>
              <w:rPr>
                <w:noProof/>
                <w:webHidden/>
              </w:rPr>
              <w:fldChar w:fldCharType="begin"/>
            </w:r>
            <w:r>
              <w:rPr>
                <w:noProof/>
                <w:webHidden/>
              </w:rPr>
              <w:instrText xml:space="preserve"> PAGEREF _Toc219054984 \h </w:instrText>
            </w:r>
            <w:r>
              <w:rPr>
                <w:noProof/>
                <w:webHidden/>
              </w:rPr>
            </w:r>
            <w:r>
              <w:rPr>
                <w:noProof/>
                <w:webHidden/>
              </w:rPr>
              <w:fldChar w:fldCharType="separate"/>
            </w:r>
            <w:r>
              <w:rPr>
                <w:noProof/>
                <w:webHidden/>
              </w:rPr>
              <w:t>24</w:t>
            </w:r>
            <w:r>
              <w:rPr>
                <w:noProof/>
                <w:webHidden/>
              </w:rPr>
              <w:fldChar w:fldCharType="end"/>
            </w:r>
          </w:hyperlink>
        </w:p>
        <w:p w14:paraId="6CD81A43" w14:textId="5E0080DE" w:rsidR="008A579D" w:rsidRDefault="008A579D">
          <w:pPr>
            <w:pStyle w:val="TOC3"/>
            <w:tabs>
              <w:tab w:val="right" w:leader="dot" w:pos="9016"/>
            </w:tabs>
            <w:rPr>
              <w:rFonts w:eastAsiaTheme="minorEastAsia"/>
              <w:noProof/>
            </w:rPr>
          </w:pPr>
          <w:hyperlink w:anchor="_Toc219054985" w:history="1">
            <w:r w:rsidRPr="0050221A">
              <w:rPr>
                <w:rStyle w:val="Hyperlink"/>
                <w:rFonts w:ascii="Times New Roman" w:hAnsi="Times New Roman" w:cs="Times New Roman"/>
                <w:noProof/>
                <w:lang w:val="en-US"/>
              </w:rPr>
              <w:t>Backend Layer</w:t>
            </w:r>
            <w:r>
              <w:rPr>
                <w:noProof/>
                <w:webHidden/>
              </w:rPr>
              <w:tab/>
            </w:r>
            <w:r>
              <w:rPr>
                <w:noProof/>
                <w:webHidden/>
              </w:rPr>
              <w:fldChar w:fldCharType="begin"/>
            </w:r>
            <w:r>
              <w:rPr>
                <w:noProof/>
                <w:webHidden/>
              </w:rPr>
              <w:instrText xml:space="preserve"> PAGEREF _Toc219054985 \h </w:instrText>
            </w:r>
            <w:r>
              <w:rPr>
                <w:noProof/>
                <w:webHidden/>
              </w:rPr>
            </w:r>
            <w:r>
              <w:rPr>
                <w:noProof/>
                <w:webHidden/>
              </w:rPr>
              <w:fldChar w:fldCharType="separate"/>
            </w:r>
            <w:r>
              <w:rPr>
                <w:noProof/>
                <w:webHidden/>
              </w:rPr>
              <w:t>24</w:t>
            </w:r>
            <w:r>
              <w:rPr>
                <w:noProof/>
                <w:webHidden/>
              </w:rPr>
              <w:fldChar w:fldCharType="end"/>
            </w:r>
          </w:hyperlink>
        </w:p>
        <w:p w14:paraId="3974659D" w14:textId="7FDCF738" w:rsidR="008A579D" w:rsidRDefault="008A579D">
          <w:pPr>
            <w:pStyle w:val="TOC3"/>
            <w:tabs>
              <w:tab w:val="right" w:leader="dot" w:pos="9016"/>
            </w:tabs>
            <w:rPr>
              <w:rFonts w:eastAsiaTheme="minorEastAsia"/>
              <w:noProof/>
            </w:rPr>
          </w:pPr>
          <w:hyperlink w:anchor="_Toc219054986" w:history="1">
            <w:r w:rsidRPr="0050221A">
              <w:rPr>
                <w:rStyle w:val="Hyperlink"/>
                <w:rFonts w:ascii="Times New Roman" w:hAnsi="Times New Roman" w:cs="Times New Roman"/>
                <w:noProof/>
                <w:lang w:val="en-US"/>
              </w:rPr>
              <w:t>Database Layer</w:t>
            </w:r>
            <w:r>
              <w:rPr>
                <w:noProof/>
                <w:webHidden/>
              </w:rPr>
              <w:tab/>
            </w:r>
            <w:r>
              <w:rPr>
                <w:noProof/>
                <w:webHidden/>
              </w:rPr>
              <w:fldChar w:fldCharType="begin"/>
            </w:r>
            <w:r>
              <w:rPr>
                <w:noProof/>
                <w:webHidden/>
              </w:rPr>
              <w:instrText xml:space="preserve"> PAGEREF _Toc219054986 \h </w:instrText>
            </w:r>
            <w:r>
              <w:rPr>
                <w:noProof/>
                <w:webHidden/>
              </w:rPr>
            </w:r>
            <w:r>
              <w:rPr>
                <w:noProof/>
                <w:webHidden/>
              </w:rPr>
              <w:fldChar w:fldCharType="separate"/>
            </w:r>
            <w:r>
              <w:rPr>
                <w:noProof/>
                <w:webHidden/>
              </w:rPr>
              <w:t>25</w:t>
            </w:r>
            <w:r>
              <w:rPr>
                <w:noProof/>
                <w:webHidden/>
              </w:rPr>
              <w:fldChar w:fldCharType="end"/>
            </w:r>
          </w:hyperlink>
        </w:p>
        <w:p w14:paraId="416B19D1" w14:textId="6B4AF5A0" w:rsidR="008A579D" w:rsidRDefault="008A579D">
          <w:pPr>
            <w:pStyle w:val="TOC3"/>
            <w:tabs>
              <w:tab w:val="right" w:leader="dot" w:pos="9016"/>
            </w:tabs>
            <w:rPr>
              <w:rFonts w:eastAsiaTheme="minorEastAsia"/>
              <w:noProof/>
            </w:rPr>
          </w:pPr>
          <w:hyperlink w:anchor="_Toc219054987" w:history="1">
            <w:r w:rsidRPr="0050221A">
              <w:rPr>
                <w:rStyle w:val="Hyperlink"/>
                <w:rFonts w:ascii="Times New Roman" w:hAnsi="Times New Roman" w:cs="Times New Roman"/>
                <w:noProof/>
                <w:lang w:val="en-US"/>
              </w:rPr>
              <w:t>System Architecture Diagram</w:t>
            </w:r>
            <w:r>
              <w:rPr>
                <w:noProof/>
                <w:webHidden/>
              </w:rPr>
              <w:tab/>
            </w:r>
            <w:r>
              <w:rPr>
                <w:noProof/>
                <w:webHidden/>
              </w:rPr>
              <w:fldChar w:fldCharType="begin"/>
            </w:r>
            <w:r>
              <w:rPr>
                <w:noProof/>
                <w:webHidden/>
              </w:rPr>
              <w:instrText xml:space="preserve"> PAGEREF _Toc219054987 \h </w:instrText>
            </w:r>
            <w:r>
              <w:rPr>
                <w:noProof/>
                <w:webHidden/>
              </w:rPr>
            </w:r>
            <w:r>
              <w:rPr>
                <w:noProof/>
                <w:webHidden/>
              </w:rPr>
              <w:fldChar w:fldCharType="separate"/>
            </w:r>
            <w:r>
              <w:rPr>
                <w:noProof/>
                <w:webHidden/>
              </w:rPr>
              <w:t>26</w:t>
            </w:r>
            <w:r>
              <w:rPr>
                <w:noProof/>
                <w:webHidden/>
              </w:rPr>
              <w:fldChar w:fldCharType="end"/>
            </w:r>
          </w:hyperlink>
        </w:p>
        <w:p w14:paraId="44CA4257" w14:textId="52F2879C" w:rsidR="008A579D" w:rsidRDefault="008A579D">
          <w:pPr>
            <w:pStyle w:val="TOC2"/>
            <w:tabs>
              <w:tab w:val="right" w:leader="dot" w:pos="9016"/>
            </w:tabs>
            <w:rPr>
              <w:rFonts w:eastAsiaTheme="minorEastAsia"/>
              <w:noProof/>
            </w:rPr>
          </w:pPr>
          <w:hyperlink w:anchor="_Toc219054988" w:history="1">
            <w:r w:rsidRPr="0050221A">
              <w:rPr>
                <w:rStyle w:val="Hyperlink"/>
                <w:rFonts w:ascii="Times New Roman" w:hAnsi="Times New Roman" w:cs="Times New Roman"/>
                <w:noProof/>
                <w:lang w:val="en-US"/>
              </w:rPr>
              <w:t>4.2 Use Case Diagram</w:t>
            </w:r>
            <w:r>
              <w:rPr>
                <w:noProof/>
                <w:webHidden/>
              </w:rPr>
              <w:tab/>
            </w:r>
            <w:r>
              <w:rPr>
                <w:noProof/>
                <w:webHidden/>
              </w:rPr>
              <w:fldChar w:fldCharType="begin"/>
            </w:r>
            <w:r>
              <w:rPr>
                <w:noProof/>
                <w:webHidden/>
              </w:rPr>
              <w:instrText xml:space="preserve"> PAGEREF _Toc219054988 \h </w:instrText>
            </w:r>
            <w:r>
              <w:rPr>
                <w:noProof/>
                <w:webHidden/>
              </w:rPr>
            </w:r>
            <w:r>
              <w:rPr>
                <w:noProof/>
                <w:webHidden/>
              </w:rPr>
              <w:fldChar w:fldCharType="separate"/>
            </w:r>
            <w:r>
              <w:rPr>
                <w:noProof/>
                <w:webHidden/>
              </w:rPr>
              <w:t>26</w:t>
            </w:r>
            <w:r>
              <w:rPr>
                <w:noProof/>
                <w:webHidden/>
              </w:rPr>
              <w:fldChar w:fldCharType="end"/>
            </w:r>
          </w:hyperlink>
        </w:p>
        <w:p w14:paraId="1E5FCE29" w14:textId="429CFA7D" w:rsidR="008A579D" w:rsidRDefault="008A579D">
          <w:pPr>
            <w:pStyle w:val="TOC2"/>
            <w:tabs>
              <w:tab w:val="right" w:leader="dot" w:pos="9016"/>
            </w:tabs>
            <w:rPr>
              <w:rFonts w:eastAsiaTheme="minorEastAsia"/>
              <w:noProof/>
            </w:rPr>
          </w:pPr>
          <w:hyperlink w:anchor="_Toc219054989" w:history="1">
            <w:r w:rsidRPr="0050221A">
              <w:rPr>
                <w:rStyle w:val="Hyperlink"/>
                <w:rFonts w:ascii="Times New Roman" w:hAnsi="Times New Roman" w:cs="Times New Roman"/>
                <w:noProof/>
                <w:lang w:val="en-US"/>
              </w:rPr>
              <w:t>4.3 Use Case Descriptions</w:t>
            </w:r>
            <w:r>
              <w:rPr>
                <w:noProof/>
                <w:webHidden/>
              </w:rPr>
              <w:tab/>
            </w:r>
            <w:r>
              <w:rPr>
                <w:noProof/>
                <w:webHidden/>
              </w:rPr>
              <w:fldChar w:fldCharType="begin"/>
            </w:r>
            <w:r>
              <w:rPr>
                <w:noProof/>
                <w:webHidden/>
              </w:rPr>
              <w:instrText xml:space="preserve"> PAGEREF _Toc219054989 \h </w:instrText>
            </w:r>
            <w:r>
              <w:rPr>
                <w:noProof/>
                <w:webHidden/>
              </w:rPr>
            </w:r>
            <w:r>
              <w:rPr>
                <w:noProof/>
                <w:webHidden/>
              </w:rPr>
              <w:fldChar w:fldCharType="separate"/>
            </w:r>
            <w:r>
              <w:rPr>
                <w:noProof/>
                <w:webHidden/>
              </w:rPr>
              <w:t>28</w:t>
            </w:r>
            <w:r>
              <w:rPr>
                <w:noProof/>
                <w:webHidden/>
              </w:rPr>
              <w:fldChar w:fldCharType="end"/>
            </w:r>
          </w:hyperlink>
        </w:p>
        <w:p w14:paraId="5C74CA78" w14:textId="5F2C20A7" w:rsidR="008A579D" w:rsidRDefault="008A579D">
          <w:pPr>
            <w:pStyle w:val="TOC2"/>
            <w:tabs>
              <w:tab w:val="right" w:leader="dot" w:pos="9016"/>
            </w:tabs>
            <w:rPr>
              <w:rFonts w:eastAsiaTheme="minorEastAsia"/>
              <w:noProof/>
            </w:rPr>
          </w:pPr>
          <w:hyperlink w:anchor="_Toc219054990" w:history="1">
            <w:r w:rsidRPr="0050221A">
              <w:rPr>
                <w:rStyle w:val="Hyperlink"/>
                <w:rFonts w:ascii="Times New Roman" w:hAnsi="Times New Roman" w:cs="Times New Roman"/>
                <w:noProof/>
                <w:lang w:val="en-US"/>
              </w:rPr>
              <w:t>4.4 Table Design</w:t>
            </w:r>
            <w:r>
              <w:rPr>
                <w:noProof/>
                <w:webHidden/>
              </w:rPr>
              <w:tab/>
            </w:r>
            <w:r>
              <w:rPr>
                <w:noProof/>
                <w:webHidden/>
              </w:rPr>
              <w:fldChar w:fldCharType="begin"/>
            </w:r>
            <w:r>
              <w:rPr>
                <w:noProof/>
                <w:webHidden/>
              </w:rPr>
              <w:instrText xml:space="preserve"> PAGEREF _Toc219054990 \h </w:instrText>
            </w:r>
            <w:r>
              <w:rPr>
                <w:noProof/>
                <w:webHidden/>
              </w:rPr>
            </w:r>
            <w:r>
              <w:rPr>
                <w:noProof/>
                <w:webHidden/>
              </w:rPr>
              <w:fldChar w:fldCharType="separate"/>
            </w:r>
            <w:r>
              <w:rPr>
                <w:noProof/>
                <w:webHidden/>
              </w:rPr>
              <w:t>28</w:t>
            </w:r>
            <w:r>
              <w:rPr>
                <w:noProof/>
                <w:webHidden/>
              </w:rPr>
              <w:fldChar w:fldCharType="end"/>
            </w:r>
          </w:hyperlink>
        </w:p>
        <w:p w14:paraId="078833B1" w14:textId="444DEE10" w:rsidR="008A579D" w:rsidRDefault="008A579D">
          <w:pPr>
            <w:pStyle w:val="TOC2"/>
            <w:tabs>
              <w:tab w:val="right" w:leader="dot" w:pos="9016"/>
            </w:tabs>
            <w:rPr>
              <w:rFonts w:eastAsiaTheme="minorEastAsia"/>
              <w:noProof/>
            </w:rPr>
          </w:pPr>
          <w:hyperlink w:anchor="_Toc219054991" w:history="1">
            <w:r w:rsidRPr="0050221A">
              <w:rPr>
                <w:rStyle w:val="Hyperlink"/>
                <w:rFonts w:ascii="Times New Roman" w:hAnsi="Times New Roman" w:cs="Times New Roman"/>
                <w:noProof/>
                <w:lang w:val="en-US"/>
              </w:rPr>
              <w:t>4.5 System Flowcharts</w:t>
            </w:r>
            <w:r>
              <w:rPr>
                <w:noProof/>
                <w:webHidden/>
              </w:rPr>
              <w:tab/>
            </w:r>
            <w:r>
              <w:rPr>
                <w:noProof/>
                <w:webHidden/>
              </w:rPr>
              <w:fldChar w:fldCharType="begin"/>
            </w:r>
            <w:r>
              <w:rPr>
                <w:noProof/>
                <w:webHidden/>
              </w:rPr>
              <w:instrText xml:space="preserve"> PAGEREF _Toc219054991 \h </w:instrText>
            </w:r>
            <w:r>
              <w:rPr>
                <w:noProof/>
                <w:webHidden/>
              </w:rPr>
            </w:r>
            <w:r>
              <w:rPr>
                <w:noProof/>
                <w:webHidden/>
              </w:rPr>
              <w:fldChar w:fldCharType="separate"/>
            </w:r>
            <w:r>
              <w:rPr>
                <w:noProof/>
                <w:webHidden/>
              </w:rPr>
              <w:t>30</w:t>
            </w:r>
            <w:r>
              <w:rPr>
                <w:noProof/>
                <w:webHidden/>
              </w:rPr>
              <w:fldChar w:fldCharType="end"/>
            </w:r>
          </w:hyperlink>
        </w:p>
        <w:p w14:paraId="0F33B577" w14:textId="6EAD7C50" w:rsidR="008A579D" w:rsidRDefault="008A579D">
          <w:pPr>
            <w:pStyle w:val="TOC3"/>
            <w:tabs>
              <w:tab w:val="right" w:leader="dot" w:pos="9016"/>
            </w:tabs>
            <w:rPr>
              <w:rFonts w:eastAsiaTheme="minorEastAsia"/>
              <w:noProof/>
            </w:rPr>
          </w:pPr>
          <w:hyperlink w:anchor="_Toc219054992" w:history="1">
            <w:r w:rsidRPr="0050221A">
              <w:rPr>
                <w:rStyle w:val="Hyperlink"/>
                <w:rFonts w:ascii="Times New Roman" w:hAnsi="Times New Roman" w:cs="Times New Roman"/>
                <w:noProof/>
                <w:lang w:val="en-US"/>
              </w:rPr>
              <w:t>4.5.1 Rental Process Flowchart</w:t>
            </w:r>
            <w:r>
              <w:rPr>
                <w:noProof/>
                <w:webHidden/>
              </w:rPr>
              <w:tab/>
            </w:r>
            <w:r>
              <w:rPr>
                <w:noProof/>
                <w:webHidden/>
              </w:rPr>
              <w:fldChar w:fldCharType="begin"/>
            </w:r>
            <w:r>
              <w:rPr>
                <w:noProof/>
                <w:webHidden/>
              </w:rPr>
              <w:instrText xml:space="preserve"> PAGEREF _Toc219054992 \h </w:instrText>
            </w:r>
            <w:r>
              <w:rPr>
                <w:noProof/>
                <w:webHidden/>
              </w:rPr>
            </w:r>
            <w:r>
              <w:rPr>
                <w:noProof/>
                <w:webHidden/>
              </w:rPr>
              <w:fldChar w:fldCharType="separate"/>
            </w:r>
            <w:r>
              <w:rPr>
                <w:noProof/>
                <w:webHidden/>
              </w:rPr>
              <w:t>30</w:t>
            </w:r>
            <w:r>
              <w:rPr>
                <w:noProof/>
                <w:webHidden/>
              </w:rPr>
              <w:fldChar w:fldCharType="end"/>
            </w:r>
          </w:hyperlink>
        </w:p>
        <w:p w14:paraId="4DC5577E" w14:textId="2461EB25" w:rsidR="008A579D" w:rsidRDefault="008A579D">
          <w:pPr>
            <w:pStyle w:val="TOC3"/>
            <w:tabs>
              <w:tab w:val="right" w:leader="dot" w:pos="9016"/>
            </w:tabs>
            <w:rPr>
              <w:rFonts w:eastAsiaTheme="minorEastAsia"/>
              <w:noProof/>
            </w:rPr>
          </w:pPr>
          <w:hyperlink w:anchor="_Toc219054993" w:history="1">
            <w:r w:rsidRPr="0050221A">
              <w:rPr>
                <w:rStyle w:val="Hyperlink"/>
                <w:rFonts w:ascii="Times New Roman" w:hAnsi="Times New Roman" w:cs="Times New Roman"/>
                <w:noProof/>
                <w:lang w:val="en-US"/>
              </w:rPr>
              <w:t>4.5.2 Payment Process Flowchart</w:t>
            </w:r>
            <w:r>
              <w:rPr>
                <w:noProof/>
                <w:webHidden/>
              </w:rPr>
              <w:tab/>
            </w:r>
            <w:r>
              <w:rPr>
                <w:noProof/>
                <w:webHidden/>
              </w:rPr>
              <w:fldChar w:fldCharType="begin"/>
            </w:r>
            <w:r>
              <w:rPr>
                <w:noProof/>
                <w:webHidden/>
              </w:rPr>
              <w:instrText xml:space="preserve"> PAGEREF _Toc219054993 \h </w:instrText>
            </w:r>
            <w:r>
              <w:rPr>
                <w:noProof/>
                <w:webHidden/>
              </w:rPr>
            </w:r>
            <w:r>
              <w:rPr>
                <w:noProof/>
                <w:webHidden/>
              </w:rPr>
              <w:fldChar w:fldCharType="separate"/>
            </w:r>
            <w:r>
              <w:rPr>
                <w:noProof/>
                <w:webHidden/>
              </w:rPr>
              <w:t>30</w:t>
            </w:r>
            <w:r>
              <w:rPr>
                <w:noProof/>
                <w:webHidden/>
              </w:rPr>
              <w:fldChar w:fldCharType="end"/>
            </w:r>
          </w:hyperlink>
        </w:p>
        <w:p w14:paraId="26BA5EA2" w14:textId="5B197BDB" w:rsidR="008A579D" w:rsidRDefault="008A579D">
          <w:pPr>
            <w:pStyle w:val="TOC2"/>
            <w:tabs>
              <w:tab w:val="right" w:leader="dot" w:pos="9016"/>
            </w:tabs>
            <w:rPr>
              <w:rFonts w:eastAsiaTheme="minorEastAsia"/>
              <w:noProof/>
            </w:rPr>
          </w:pPr>
          <w:hyperlink w:anchor="_Toc219054994" w:history="1">
            <w:r w:rsidRPr="0050221A">
              <w:rPr>
                <w:rStyle w:val="Hyperlink"/>
                <w:rFonts w:ascii="Times New Roman" w:hAnsi="Times New Roman" w:cs="Times New Roman"/>
                <w:noProof/>
                <w:lang w:val="en-US"/>
              </w:rPr>
              <w:t>4.6 Security Design</w:t>
            </w:r>
            <w:r>
              <w:rPr>
                <w:noProof/>
                <w:webHidden/>
              </w:rPr>
              <w:tab/>
            </w:r>
            <w:r>
              <w:rPr>
                <w:noProof/>
                <w:webHidden/>
              </w:rPr>
              <w:fldChar w:fldCharType="begin"/>
            </w:r>
            <w:r>
              <w:rPr>
                <w:noProof/>
                <w:webHidden/>
              </w:rPr>
              <w:instrText xml:space="preserve"> PAGEREF _Toc219054994 \h </w:instrText>
            </w:r>
            <w:r>
              <w:rPr>
                <w:noProof/>
                <w:webHidden/>
              </w:rPr>
            </w:r>
            <w:r>
              <w:rPr>
                <w:noProof/>
                <w:webHidden/>
              </w:rPr>
              <w:fldChar w:fldCharType="separate"/>
            </w:r>
            <w:r>
              <w:rPr>
                <w:noProof/>
                <w:webHidden/>
              </w:rPr>
              <w:t>31</w:t>
            </w:r>
            <w:r>
              <w:rPr>
                <w:noProof/>
                <w:webHidden/>
              </w:rPr>
              <w:fldChar w:fldCharType="end"/>
            </w:r>
          </w:hyperlink>
        </w:p>
        <w:p w14:paraId="56CD28DE" w14:textId="5DC62E26" w:rsidR="008A579D" w:rsidRDefault="008A579D">
          <w:pPr>
            <w:pStyle w:val="TOC1"/>
            <w:tabs>
              <w:tab w:val="right" w:leader="dot" w:pos="9016"/>
            </w:tabs>
            <w:rPr>
              <w:rFonts w:eastAsiaTheme="minorEastAsia"/>
              <w:noProof/>
            </w:rPr>
          </w:pPr>
          <w:hyperlink w:anchor="_Toc219054995" w:history="1">
            <w:r w:rsidRPr="0050221A">
              <w:rPr>
                <w:rStyle w:val="Hyperlink"/>
                <w:rFonts w:ascii="Times New Roman" w:hAnsi="Times New Roman" w:cs="Times New Roman"/>
                <w:noProof/>
                <w:lang w:val="en-US"/>
              </w:rPr>
              <w:t>CHAPTER FIVE: SYSTEM IMPLEMENTATION</w:t>
            </w:r>
            <w:r>
              <w:rPr>
                <w:noProof/>
                <w:webHidden/>
              </w:rPr>
              <w:tab/>
            </w:r>
            <w:r>
              <w:rPr>
                <w:noProof/>
                <w:webHidden/>
              </w:rPr>
              <w:fldChar w:fldCharType="begin"/>
            </w:r>
            <w:r>
              <w:rPr>
                <w:noProof/>
                <w:webHidden/>
              </w:rPr>
              <w:instrText xml:space="preserve"> PAGEREF _Toc219054995 \h </w:instrText>
            </w:r>
            <w:r>
              <w:rPr>
                <w:noProof/>
                <w:webHidden/>
              </w:rPr>
            </w:r>
            <w:r>
              <w:rPr>
                <w:noProof/>
                <w:webHidden/>
              </w:rPr>
              <w:fldChar w:fldCharType="separate"/>
            </w:r>
            <w:r>
              <w:rPr>
                <w:noProof/>
                <w:webHidden/>
              </w:rPr>
              <w:t>33</w:t>
            </w:r>
            <w:r>
              <w:rPr>
                <w:noProof/>
                <w:webHidden/>
              </w:rPr>
              <w:fldChar w:fldCharType="end"/>
            </w:r>
          </w:hyperlink>
        </w:p>
        <w:p w14:paraId="17A5B972" w14:textId="75111D3B" w:rsidR="008A579D" w:rsidRDefault="008A579D">
          <w:pPr>
            <w:pStyle w:val="TOC2"/>
            <w:tabs>
              <w:tab w:val="right" w:leader="dot" w:pos="9016"/>
            </w:tabs>
            <w:rPr>
              <w:rFonts w:eastAsiaTheme="minorEastAsia"/>
              <w:noProof/>
            </w:rPr>
          </w:pPr>
          <w:hyperlink w:anchor="_Toc219054996" w:history="1">
            <w:r w:rsidRPr="0050221A">
              <w:rPr>
                <w:rStyle w:val="Hyperlink"/>
                <w:rFonts w:ascii="Times New Roman" w:hAnsi="Times New Roman" w:cs="Times New Roman"/>
                <w:noProof/>
                <w:lang w:val="en-US"/>
              </w:rPr>
              <w:t>4.7 Onboarding</w:t>
            </w:r>
            <w:r>
              <w:rPr>
                <w:noProof/>
                <w:webHidden/>
              </w:rPr>
              <w:tab/>
            </w:r>
            <w:r>
              <w:rPr>
                <w:noProof/>
                <w:webHidden/>
              </w:rPr>
              <w:fldChar w:fldCharType="begin"/>
            </w:r>
            <w:r>
              <w:rPr>
                <w:noProof/>
                <w:webHidden/>
              </w:rPr>
              <w:instrText xml:space="preserve"> PAGEREF _Toc219054996 \h </w:instrText>
            </w:r>
            <w:r>
              <w:rPr>
                <w:noProof/>
                <w:webHidden/>
              </w:rPr>
            </w:r>
            <w:r>
              <w:rPr>
                <w:noProof/>
                <w:webHidden/>
              </w:rPr>
              <w:fldChar w:fldCharType="separate"/>
            </w:r>
            <w:r>
              <w:rPr>
                <w:noProof/>
                <w:webHidden/>
              </w:rPr>
              <w:t>34</w:t>
            </w:r>
            <w:r>
              <w:rPr>
                <w:noProof/>
                <w:webHidden/>
              </w:rPr>
              <w:fldChar w:fldCharType="end"/>
            </w:r>
          </w:hyperlink>
        </w:p>
        <w:p w14:paraId="4BC81A5D" w14:textId="5D2AFDBD" w:rsidR="008A579D" w:rsidRDefault="008A579D">
          <w:pPr>
            <w:pStyle w:val="TOC2"/>
            <w:tabs>
              <w:tab w:val="right" w:leader="dot" w:pos="9016"/>
            </w:tabs>
            <w:rPr>
              <w:rFonts w:eastAsiaTheme="minorEastAsia"/>
              <w:noProof/>
            </w:rPr>
          </w:pPr>
          <w:hyperlink w:anchor="_Toc219054997" w:history="1">
            <w:r w:rsidRPr="0050221A">
              <w:rPr>
                <w:rStyle w:val="Hyperlink"/>
                <w:rFonts w:ascii="Times New Roman" w:hAnsi="Times New Roman" w:cs="Times New Roman"/>
                <w:noProof/>
                <w:lang w:val="en-US"/>
              </w:rPr>
              <w:t>5.3 Summary</w:t>
            </w:r>
            <w:r>
              <w:rPr>
                <w:noProof/>
                <w:webHidden/>
              </w:rPr>
              <w:tab/>
            </w:r>
            <w:r>
              <w:rPr>
                <w:noProof/>
                <w:webHidden/>
              </w:rPr>
              <w:fldChar w:fldCharType="begin"/>
            </w:r>
            <w:r>
              <w:rPr>
                <w:noProof/>
                <w:webHidden/>
              </w:rPr>
              <w:instrText xml:space="preserve"> PAGEREF _Toc219054997 \h </w:instrText>
            </w:r>
            <w:r>
              <w:rPr>
                <w:noProof/>
                <w:webHidden/>
              </w:rPr>
            </w:r>
            <w:r>
              <w:rPr>
                <w:noProof/>
                <w:webHidden/>
              </w:rPr>
              <w:fldChar w:fldCharType="separate"/>
            </w:r>
            <w:r>
              <w:rPr>
                <w:noProof/>
                <w:webHidden/>
              </w:rPr>
              <w:t>45</w:t>
            </w:r>
            <w:r>
              <w:rPr>
                <w:noProof/>
                <w:webHidden/>
              </w:rPr>
              <w:fldChar w:fldCharType="end"/>
            </w:r>
          </w:hyperlink>
        </w:p>
        <w:p w14:paraId="56A8345B" w14:textId="4062506B" w:rsidR="008A579D" w:rsidRDefault="008A579D">
          <w:pPr>
            <w:pStyle w:val="TOC1"/>
            <w:tabs>
              <w:tab w:val="right" w:leader="dot" w:pos="9016"/>
            </w:tabs>
            <w:rPr>
              <w:rFonts w:eastAsiaTheme="minorEastAsia"/>
              <w:noProof/>
            </w:rPr>
          </w:pPr>
          <w:hyperlink w:anchor="_Toc219054998" w:history="1">
            <w:r w:rsidRPr="0050221A">
              <w:rPr>
                <w:rStyle w:val="Hyperlink"/>
                <w:rFonts w:ascii="Times New Roman" w:hAnsi="Times New Roman" w:cs="Times New Roman"/>
                <w:noProof/>
                <w:lang w:val="en-US"/>
              </w:rPr>
              <w:t>CHAPTER SIX: SYSTEM TESTING AND EVALUATION</w:t>
            </w:r>
            <w:r>
              <w:rPr>
                <w:noProof/>
                <w:webHidden/>
              </w:rPr>
              <w:tab/>
            </w:r>
            <w:r>
              <w:rPr>
                <w:noProof/>
                <w:webHidden/>
              </w:rPr>
              <w:fldChar w:fldCharType="begin"/>
            </w:r>
            <w:r>
              <w:rPr>
                <w:noProof/>
                <w:webHidden/>
              </w:rPr>
              <w:instrText xml:space="preserve"> PAGEREF _Toc219054998 \h </w:instrText>
            </w:r>
            <w:r>
              <w:rPr>
                <w:noProof/>
                <w:webHidden/>
              </w:rPr>
            </w:r>
            <w:r>
              <w:rPr>
                <w:noProof/>
                <w:webHidden/>
              </w:rPr>
              <w:fldChar w:fldCharType="separate"/>
            </w:r>
            <w:r>
              <w:rPr>
                <w:noProof/>
                <w:webHidden/>
              </w:rPr>
              <w:t>46</w:t>
            </w:r>
            <w:r>
              <w:rPr>
                <w:noProof/>
                <w:webHidden/>
              </w:rPr>
              <w:fldChar w:fldCharType="end"/>
            </w:r>
          </w:hyperlink>
        </w:p>
        <w:p w14:paraId="0DED6758" w14:textId="0D84C38C" w:rsidR="008A579D" w:rsidRDefault="008A579D">
          <w:pPr>
            <w:pStyle w:val="TOC2"/>
            <w:tabs>
              <w:tab w:val="right" w:leader="dot" w:pos="9016"/>
            </w:tabs>
            <w:rPr>
              <w:rFonts w:eastAsiaTheme="minorEastAsia"/>
              <w:noProof/>
            </w:rPr>
          </w:pPr>
          <w:hyperlink w:anchor="_Toc219054999" w:history="1">
            <w:r w:rsidRPr="0050221A">
              <w:rPr>
                <w:rStyle w:val="Hyperlink"/>
                <w:rFonts w:ascii="Times New Roman" w:hAnsi="Times New Roman" w:cs="Times New Roman"/>
                <w:noProof/>
                <w:lang w:val="en-US"/>
              </w:rPr>
              <w:t>Testing Strategy</w:t>
            </w:r>
            <w:r>
              <w:rPr>
                <w:noProof/>
                <w:webHidden/>
              </w:rPr>
              <w:tab/>
            </w:r>
            <w:r>
              <w:rPr>
                <w:noProof/>
                <w:webHidden/>
              </w:rPr>
              <w:fldChar w:fldCharType="begin"/>
            </w:r>
            <w:r>
              <w:rPr>
                <w:noProof/>
                <w:webHidden/>
              </w:rPr>
              <w:instrText xml:space="preserve"> PAGEREF _Toc219054999 \h </w:instrText>
            </w:r>
            <w:r>
              <w:rPr>
                <w:noProof/>
                <w:webHidden/>
              </w:rPr>
            </w:r>
            <w:r>
              <w:rPr>
                <w:noProof/>
                <w:webHidden/>
              </w:rPr>
              <w:fldChar w:fldCharType="separate"/>
            </w:r>
            <w:r>
              <w:rPr>
                <w:noProof/>
                <w:webHidden/>
              </w:rPr>
              <w:t>46</w:t>
            </w:r>
            <w:r>
              <w:rPr>
                <w:noProof/>
                <w:webHidden/>
              </w:rPr>
              <w:fldChar w:fldCharType="end"/>
            </w:r>
          </w:hyperlink>
        </w:p>
        <w:p w14:paraId="67A25E1A" w14:textId="1483643C" w:rsidR="008A579D" w:rsidRDefault="008A579D">
          <w:pPr>
            <w:pStyle w:val="TOC2"/>
            <w:tabs>
              <w:tab w:val="right" w:leader="dot" w:pos="9016"/>
            </w:tabs>
            <w:rPr>
              <w:rFonts w:eastAsiaTheme="minorEastAsia"/>
              <w:noProof/>
            </w:rPr>
          </w:pPr>
          <w:hyperlink w:anchor="_Toc219055000" w:history="1">
            <w:r w:rsidRPr="0050221A">
              <w:rPr>
                <w:rStyle w:val="Hyperlink"/>
                <w:rFonts w:ascii="Times New Roman" w:hAnsi="Times New Roman" w:cs="Times New Roman"/>
                <w:noProof/>
                <w:lang w:val="en-US"/>
              </w:rPr>
              <w:t>6.1 Unit Testing</w:t>
            </w:r>
            <w:r>
              <w:rPr>
                <w:noProof/>
                <w:webHidden/>
              </w:rPr>
              <w:tab/>
            </w:r>
            <w:r>
              <w:rPr>
                <w:noProof/>
                <w:webHidden/>
              </w:rPr>
              <w:fldChar w:fldCharType="begin"/>
            </w:r>
            <w:r>
              <w:rPr>
                <w:noProof/>
                <w:webHidden/>
              </w:rPr>
              <w:instrText xml:space="preserve"> PAGEREF _Toc219055000 \h </w:instrText>
            </w:r>
            <w:r>
              <w:rPr>
                <w:noProof/>
                <w:webHidden/>
              </w:rPr>
            </w:r>
            <w:r>
              <w:rPr>
                <w:noProof/>
                <w:webHidden/>
              </w:rPr>
              <w:fldChar w:fldCharType="separate"/>
            </w:r>
            <w:r>
              <w:rPr>
                <w:noProof/>
                <w:webHidden/>
              </w:rPr>
              <w:t>46</w:t>
            </w:r>
            <w:r>
              <w:rPr>
                <w:noProof/>
                <w:webHidden/>
              </w:rPr>
              <w:fldChar w:fldCharType="end"/>
            </w:r>
          </w:hyperlink>
        </w:p>
        <w:p w14:paraId="5B01020E" w14:textId="65A318EA" w:rsidR="008A579D" w:rsidRDefault="008A579D">
          <w:pPr>
            <w:pStyle w:val="TOC2"/>
            <w:tabs>
              <w:tab w:val="right" w:leader="dot" w:pos="9016"/>
            </w:tabs>
            <w:rPr>
              <w:rFonts w:eastAsiaTheme="minorEastAsia"/>
              <w:noProof/>
            </w:rPr>
          </w:pPr>
          <w:hyperlink w:anchor="_Toc219055001" w:history="1">
            <w:r w:rsidRPr="0050221A">
              <w:rPr>
                <w:rStyle w:val="Hyperlink"/>
                <w:rFonts w:ascii="Times New Roman" w:hAnsi="Times New Roman" w:cs="Times New Roman"/>
                <w:noProof/>
                <w:lang w:val="en-US"/>
              </w:rPr>
              <w:t>6.2 Integration Testing</w:t>
            </w:r>
            <w:r>
              <w:rPr>
                <w:noProof/>
                <w:webHidden/>
              </w:rPr>
              <w:tab/>
            </w:r>
            <w:r>
              <w:rPr>
                <w:noProof/>
                <w:webHidden/>
              </w:rPr>
              <w:fldChar w:fldCharType="begin"/>
            </w:r>
            <w:r>
              <w:rPr>
                <w:noProof/>
                <w:webHidden/>
              </w:rPr>
              <w:instrText xml:space="preserve"> PAGEREF _Toc219055001 \h </w:instrText>
            </w:r>
            <w:r>
              <w:rPr>
                <w:noProof/>
                <w:webHidden/>
              </w:rPr>
            </w:r>
            <w:r>
              <w:rPr>
                <w:noProof/>
                <w:webHidden/>
              </w:rPr>
              <w:fldChar w:fldCharType="separate"/>
            </w:r>
            <w:r>
              <w:rPr>
                <w:noProof/>
                <w:webHidden/>
              </w:rPr>
              <w:t>47</w:t>
            </w:r>
            <w:r>
              <w:rPr>
                <w:noProof/>
                <w:webHidden/>
              </w:rPr>
              <w:fldChar w:fldCharType="end"/>
            </w:r>
          </w:hyperlink>
        </w:p>
        <w:p w14:paraId="50B8C188" w14:textId="389DF368" w:rsidR="008A579D" w:rsidRDefault="008A579D">
          <w:pPr>
            <w:pStyle w:val="TOC3"/>
            <w:tabs>
              <w:tab w:val="right" w:leader="dot" w:pos="9016"/>
            </w:tabs>
            <w:rPr>
              <w:rFonts w:eastAsiaTheme="minorEastAsia"/>
              <w:noProof/>
            </w:rPr>
          </w:pPr>
          <w:hyperlink w:anchor="_Toc219055002" w:history="1">
            <w:r w:rsidRPr="0050221A">
              <w:rPr>
                <w:rStyle w:val="Hyperlink"/>
                <w:rFonts w:ascii="Times New Roman" w:hAnsi="Times New Roman" w:cs="Times New Roman"/>
                <w:noProof/>
                <w:lang w:val="en-US"/>
              </w:rPr>
              <w:t>6.1.3 Manual Testing</w:t>
            </w:r>
            <w:r>
              <w:rPr>
                <w:noProof/>
                <w:webHidden/>
              </w:rPr>
              <w:tab/>
            </w:r>
            <w:r>
              <w:rPr>
                <w:noProof/>
                <w:webHidden/>
              </w:rPr>
              <w:fldChar w:fldCharType="begin"/>
            </w:r>
            <w:r>
              <w:rPr>
                <w:noProof/>
                <w:webHidden/>
              </w:rPr>
              <w:instrText xml:space="preserve"> PAGEREF _Toc219055002 \h </w:instrText>
            </w:r>
            <w:r>
              <w:rPr>
                <w:noProof/>
                <w:webHidden/>
              </w:rPr>
            </w:r>
            <w:r>
              <w:rPr>
                <w:noProof/>
                <w:webHidden/>
              </w:rPr>
              <w:fldChar w:fldCharType="separate"/>
            </w:r>
            <w:r>
              <w:rPr>
                <w:noProof/>
                <w:webHidden/>
              </w:rPr>
              <w:t>48</w:t>
            </w:r>
            <w:r>
              <w:rPr>
                <w:noProof/>
                <w:webHidden/>
              </w:rPr>
              <w:fldChar w:fldCharType="end"/>
            </w:r>
          </w:hyperlink>
        </w:p>
        <w:p w14:paraId="5AE54E34" w14:textId="09526F77" w:rsidR="008A579D" w:rsidRDefault="008A579D">
          <w:pPr>
            <w:pStyle w:val="TOC2"/>
            <w:tabs>
              <w:tab w:val="right" w:leader="dot" w:pos="9016"/>
            </w:tabs>
            <w:rPr>
              <w:rFonts w:eastAsiaTheme="minorEastAsia"/>
              <w:noProof/>
            </w:rPr>
          </w:pPr>
          <w:hyperlink w:anchor="_Toc219055003" w:history="1">
            <w:r w:rsidRPr="0050221A">
              <w:rPr>
                <w:rStyle w:val="Hyperlink"/>
                <w:rFonts w:ascii="Times New Roman" w:hAnsi="Times New Roman" w:cs="Times New Roman"/>
                <w:noProof/>
                <w:lang w:val="en-US"/>
              </w:rPr>
              <w:t>6.2 Test Cases</w:t>
            </w:r>
            <w:r>
              <w:rPr>
                <w:noProof/>
                <w:webHidden/>
              </w:rPr>
              <w:tab/>
            </w:r>
            <w:r>
              <w:rPr>
                <w:noProof/>
                <w:webHidden/>
              </w:rPr>
              <w:fldChar w:fldCharType="begin"/>
            </w:r>
            <w:r>
              <w:rPr>
                <w:noProof/>
                <w:webHidden/>
              </w:rPr>
              <w:instrText xml:space="preserve"> PAGEREF _Toc219055003 \h </w:instrText>
            </w:r>
            <w:r>
              <w:rPr>
                <w:noProof/>
                <w:webHidden/>
              </w:rPr>
            </w:r>
            <w:r>
              <w:rPr>
                <w:noProof/>
                <w:webHidden/>
              </w:rPr>
              <w:fldChar w:fldCharType="separate"/>
            </w:r>
            <w:r>
              <w:rPr>
                <w:noProof/>
                <w:webHidden/>
              </w:rPr>
              <w:t>50</w:t>
            </w:r>
            <w:r>
              <w:rPr>
                <w:noProof/>
                <w:webHidden/>
              </w:rPr>
              <w:fldChar w:fldCharType="end"/>
            </w:r>
          </w:hyperlink>
        </w:p>
        <w:p w14:paraId="29F60BE4" w14:textId="7BFBE1D8" w:rsidR="008A579D" w:rsidRDefault="008A579D">
          <w:pPr>
            <w:pStyle w:val="TOC2"/>
            <w:tabs>
              <w:tab w:val="right" w:leader="dot" w:pos="9016"/>
            </w:tabs>
            <w:rPr>
              <w:rFonts w:eastAsiaTheme="minorEastAsia"/>
              <w:noProof/>
            </w:rPr>
          </w:pPr>
          <w:hyperlink w:anchor="_Toc219055004" w:history="1">
            <w:r w:rsidRPr="0050221A">
              <w:rPr>
                <w:rStyle w:val="Hyperlink"/>
                <w:rFonts w:ascii="Times New Roman" w:hAnsi="Times New Roman" w:cs="Times New Roman"/>
                <w:noProof/>
                <w:lang w:val="en-US"/>
              </w:rPr>
              <w:t>6.3 Results and Discussions</w:t>
            </w:r>
            <w:r>
              <w:rPr>
                <w:noProof/>
                <w:webHidden/>
              </w:rPr>
              <w:tab/>
            </w:r>
            <w:r>
              <w:rPr>
                <w:noProof/>
                <w:webHidden/>
              </w:rPr>
              <w:fldChar w:fldCharType="begin"/>
            </w:r>
            <w:r>
              <w:rPr>
                <w:noProof/>
                <w:webHidden/>
              </w:rPr>
              <w:instrText xml:space="preserve"> PAGEREF _Toc219055004 \h </w:instrText>
            </w:r>
            <w:r>
              <w:rPr>
                <w:noProof/>
                <w:webHidden/>
              </w:rPr>
            </w:r>
            <w:r>
              <w:rPr>
                <w:noProof/>
                <w:webHidden/>
              </w:rPr>
              <w:fldChar w:fldCharType="separate"/>
            </w:r>
            <w:r>
              <w:rPr>
                <w:noProof/>
                <w:webHidden/>
              </w:rPr>
              <w:t>51</w:t>
            </w:r>
            <w:r>
              <w:rPr>
                <w:noProof/>
                <w:webHidden/>
              </w:rPr>
              <w:fldChar w:fldCharType="end"/>
            </w:r>
          </w:hyperlink>
        </w:p>
        <w:p w14:paraId="5F32EBFD" w14:textId="64707C0E" w:rsidR="008A579D" w:rsidRDefault="008A579D">
          <w:pPr>
            <w:pStyle w:val="TOC1"/>
            <w:tabs>
              <w:tab w:val="right" w:leader="dot" w:pos="9016"/>
            </w:tabs>
            <w:rPr>
              <w:rFonts w:eastAsiaTheme="minorEastAsia"/>
              <w:noProof/>
            </w:rPr>
          </w:pPr>
          <w:hyperlink w:anchor="_Toc219055005" w:history="1">
            <w:r w:rsidRPr="0050221A">
              <w:rPr>
                <w:rStyle w:val="Hyperlink"/>
                <w:rFonts w:ascii="Times New Roman" w:hAnsi="Times New Roman" w:cs="Times New Roman"/>
                <w:noProof/>
                <w:lang w:val="en-US"/>
              </w:rPr>
              <w:t>CHAPTER SEVEN: CONCLUSION AND RECOMMENDATIONS</w:t>
            </w:r>
            <w:r>
              <w:rPr>
                <w:noProof/>
                <w:webHidden/>
              </w:rPr>
              <w:tab/>
            </w:r>
            <w:r>
              <w:rPr>
                <w:noProof/>
                <w:webHidden/>
              </w:rPr>
              <w:fldChar w:fldCharType="begin"/>
            </w:r>
            <w:r>
              <w:rPr>
                <w:noProof/>
                <w:webHidden/>
              </w:rPr>
              <w:instrText xml:space="preserve"> PAGEREF _Toc219055005 \h </w:instrText>
            </w:r>
            <w:r>
              <w:rPr>
                <w:noProof/>
                <w:webHidden/>
              </w:rPr>
            </w:r>
            <w:r>
              <w:rPr>
                <w:noProof/>
                <w:webHidden/>
              </w:rPr>
              <w:fldChar w:fldCharType="separate"/>
            </w:r>
            <w:r>
              <w:rPr>
                <w:noProof/>
                <w:webHidden/>
              </w:rPr>
              <w:t>52</w:t>
            </w:r>
            <w:r>
              <w:rPr>
                <w:noProof/>
                <w:webHidden/>
              </w:rPr>
              <w:fldChar w:fldCharType="end"/>
            </w:r>
          </w:hyperlink>
        </w:p>
        <w:p w14:paraId="3F9431A9" w14:textId="13703B62" w:rsidR="008A579D" w:rsidRDefault="008A579D">
          <w:pPr>
            <w:pStyle w:val="TOC2"/>
            <w:tabs>
              <w:tab w:val="right" w:leader="dot" w:pos="9016"/>
            </w:tabs>
            <w:rPr>
              <w:rFonts w:eastAsiaTheme="minorEastAsia"/>
              <w:noProof/>
            </w:rPr>
          </w:pPr>
          <w:hyperlink w:anchor="_Toc219055006" w:history="1">
            <w:r w:rsidRPr="0050221A">
              <w:rPr>
                <w:rStyle w:val="Hyperlink"/>
                <w:rFonts w:ascii="Times New Roman" w:hAnsi="Times New Roman" w:cs="Times New Roman"/>
                <w:noProof/>
                <w:lang w:val="en-US"/>
              </w:rPr>
              <w:t>7.1 Conclusion</w:t>
            </w:r>
            <w:r>
              <w:rPr>
                <w:noProof/>
                <w:webHidden/>
              </w:rPr>
              <w:tab/>
            </w:r>
            <w:r>
              <w:rPr>
                <w:noProof/>
                <w:webHidden/>
              </w:rPr>
              <w:fldChar w:fldCharType="begin"/>
            </w:r>
            <w:r>
              <w:rPr>
                <w:noProof/>
                <w:webHidden/>
              </w:rPr>
              <w:instrText xml:space="preserve"> PAGEREF _Toc219055006 \h </w:instrText>
            </w:r>
            <w:r>
              <w:rPr>
                <w:noProof/>
                <w:webHidden/>
              </w:rPr>
            </w:r>
            <w:r>
              <w:rPr>
                <w:noProof/>
                <w:webHidden/>
              </w:rPr>
              <w:fldChar w:fldCharType="separate"/>
            </w:r>
            <w:r>
              <w:rPr>
                <w:noProof/>
                <w:webHidden/>
              </w:rPr>
              <w:t>52</w:t>
            </w:r>
            <w:r>
              <w:rPr>
                <w:noProof/>
                <w:webHidden/>
              </w:rPr>
              <w:fldChar w:fldCharType="end"/>
            </w:r>
          </w:hyperlink>
        </w:p>
        <w:p w14:paraId="3341F7B0" w14:textId="2C364ED7" w:rsidR="008A579D" w:rsidRDefault="008A579D">
          <w:pPr>
            <w:pStyle w:val="TOC2"/>
            <w:tabs>
              <w:tab w:val="right" w:leader="dot" w:pos="9016"/>
            </w:tabs>
            <w:rPr>
              <w:rFonts w:eastAsiaTheme="minorEastAsia"/>
              <w:noProof/>
            </w:rPr>
          </w:pPr>
          <w:hyperlink w:anchor="_Toc219055007" w:history="1">
            <w:r w:rsidRPr="0050221A">
              <w:rPr>
                <w:rStyle w:val="Hyperlink"/>
                <w:rFonts w:ascii="Times New Roman" w:hAnsi="Times New Roman" w:cs="Times New Roman"/>
                <w:noProof/>
                <w:lang w:val="en-US"/>
              </w:rPr>
              <w:t>7.2 System Limitations</w:t>
            </w:r>
            <w:r>
              <w:rPr>
                <w:noProof/>
                <w:webHidden/>
              </w:rPr>
              <w:tab/>
            </w:r>
            <w:r>
              <w:rPr>
                <w:noProof/>
                <w:webHidden/>
              </w:rPr>
              <w:fldChar w:fldCharType="begin"/>
            </w:r>
            <w:r>
              <w:rPr>
                <w:noProof/>
                <w:webHidden/>
              </w:rPr>
              <w:instrText xml:space="preserve"> PAGEREF _Toc219055007 \h </w:instrText>
            </w:r>
            <w:r>
              <w:rPr>
                <w:noProof/>
                <w:webHidden/>
              </w:rPr>
            </w:r>
            <w:r>
              <w:rPr>
                <w:noProof/>
                <w:webHidden/>
              </w:rPr>
              <w:fldChar w:fldCharType="separate"/>
            </w:r>
            <w:r>
              <w:rPr>
                <w:noProof/>
                <w:webHidden/>
              </w:rPr>
              <w:t>53</w:t>
            </w:r>
            <w:r>
              <w:rPr>
                <w:noProof/>
                <w:webHidden/>
              </w:rPr>
              <w:fldChar w:fldCharType="end"/>
            </w:r>
          </w:hyperlink>
        </w:p>
        <w:p w14:paraId="04C7E5DF" w14:textId="279DCB23" w:rsidR="008A579D" w:rsidRDefault="008A579D">
          <w:pPr>
            <w:pStyle w:val="TOC2"/>
            <w:tabs>
              <w:tab w:val="right" w:leader="dot" w:pos="9016"/>
            </w:tabs>
            <w:rPr>
              <w:rFonts w:eastAsiaTheme="minorEastAsia"/>
              <w:noProof/>
            </w:rPr>
          </w:pPr>
          <w:hyperlink w:anchor="_Toc219055008" w:history="1">
            <w:r w:rsidRPr="0050221A">
              <w:rPr>
                <w:rStyle w:val="Hyperlink"/>
                <w:rFonts w:ascii="Times New Roman" w:hAnsi="Times New Roman" w:cs="Times New Roman"/>
                <w:noProof/>
                <w:lang w:val="en-US"/>
              </w:rPr>
              <w:t>7.3 Recommendations for Future Work</w:t>
            </w:r>
            <w:r>
              <w:rPr>
                <w:noProof/>
                <w:webHidden/>
              </w:rPr>
              <w:tab/>
            </w:r>
            <w:r>
              <w:rPr>
                <w:noProof/>
                <w:webHidden/>
              </w:rPr>
              <w:fldChar w:fldCharType="begin"/>
            </w:r>
            <w:r>
              <w:rPr>
                <w:noProof/>
                <w:webHidden/>
              </w:rPr>
              <w:instrText xml:space="preserve"> PAGEREF _Toc219055008 \h </w:instrText>
            </w:r>
            <w:r>
              <w:rPr>
                <w:noProof/>
                <w:webHidden/>
              </w:rPr>
            </w:r>
            <w:r>
              <w:rPr>
                <w:noProof/>
                <w:webHidden/>
              </w:rPr>
              <w:fldChar w:fldCharType="separate"/>
            </w:r>
            <w:r>
              <w:rPr>
                <w:noProof/>
                <w:webHidden/>
              </w:rPr>
              <w:t>53</w:t>
            </w:r>
            <w:r>
              <w:rPr>
                <w:noProof/>
                <w:webHidden/>
              </w:rPr>
              <w:fldChar w:fldCharType="end"/>
            </w:r>
          </w:hyperlink>
        </w:p>
        <w:p w14:paraId="03CA41B4" w14:textId="2B2E409E" w:rsidR="008A579D" w:rsidRDefault="008A579D">
          <w:pPr>
            <w:pStyle w:val="TOC1"/>
            <w:tabs>
              <w:tab w:val="right" w:leader="dot" w:pos="9016"/>
            </w:tabs>
            <w:rPr>
              <w:rFonts w:eastAsiaTheme="minorEastAsia"/>
              <w:noProof/>
            </w:rPr>
          </w:pPr>
          <w:hyperlink w:anchor="_Toc219055009" w:history="1">
            <w:r w:rsidRPr="0050221A">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_Toc219055009 \h </w:instrText>
            </w:r>
            <w:r>
              <w:rPr>
                <w:noProof/>
                <w:webHidden/>
              </w:rPr>
            </w:r>
            <w:r>
              <w:rPr>
                <w:noProof/>
                <w:webHidden/>
              </w:rPr>
              <w:fldChar w:fldCharType="separate"/>
            </w:r>
            <w:r>
              <w:rPr>
                <w:noProof/>
                <w:webHidden/>
              </w:rPr>
              <w:t>55</w:t>
            </w:r>
            <w:r>
              <w:rPr>
                <w:noProof/>
                <w:webHidden/>
              </w:rPr>
              <w:fldChar w:fldCharType="end"/>
            </w:r>
          </w:hyperlink>
        </w:p>
        <w:p w14:paraId="014757E2" w14:textId="2F03CBB2" w:rsidR="008A579D" w:rsidRDefault="008A579D">
          <w:pPr>
            <w:pStyle w:val="TOC1"/>
            <w:tabs>
              <w:tab w:val="right" w:leader="dot" w:pos="9016"/>
            </w:tabs>
            <w:rPr>
              <w:rFonts w:eastAsiaTheme="minorEastAsia"/>
              <w:noProof/>
            </w:rPr>
          </w:pPr>
          <w:hyperlink w:anchor="_Toc219055010" w:history="1">
            <w:r w:rsidRPr="0050221A">
              <w:rPr>
                <w:rStyle w:val="Hyperlink"/>
                <w:rFonts w:ascii="Times New Roman" w:hAnsi="Times New Roman" w:cs="Times New Roman"/>
                <w:noProof/>
                <w:lang w:val="en-US"/>
              </w:rPr>
              <w:t>APPENDICES</w:t>
            </w:r>
            <w:r>
              <w:rPr>
                <w:noProof/>
                <w:webHidden/>
              </w:rPr>
              <w:tab/>
            </w:r>
            <w:r>
              <w:rPr>
                <w:noProof/>
                <w:webHidden/>
              </w:rPr>
              <w:fldChar w:fldCharType="begin"/>
            </w:r>
            <w:r>
              <w:rPr>
                <w:noProof/>
                <w:webHidden/>
              </w:rPr>
              <w:instrText xml:space="preserve"> PAGEREF _Toc219055010 \h </w:instrText>
            </w:r>
            <w:r>
              <w:rPr>
                <w:noProof/>
                <w:webHidden/>
              </w:rPr>
            </w:r>
            <w:r>
              <w:rPr>
                <w:noProof/>
                <w:webHidden/>
              </w:rPr>
              <w:fldChar w:fldCharType="separate"/>
            </w:r>
            <w:r>
              <w:rPr>
                <w:noProof/>
                <w:webHidden/>
              </w:rPr>
              <w:t>57</w:t>
            </w:r>
            <w:r>
              <w:rPr>
                <w:noProof/>
                <w:webHidden/>
              </w:rPr>
              <w:fldChar w:fldCharType="end"/>
            </w:r>
          </w:hyperlink>
        </w:p>
        <w:p w14:paraId="29032323" w14:textId="024A76C3" w:rsidR="008A579D" w:rsidRDefault="008A579D">
          <w:pPr>
            <w:pStyle w:val="TOC2"/>
            <w:tabs>
              <w:tab w:val="right" w:leader="dot" w:pos="9016"/>
            </w:tabs>
            <w:rPr>
              <w:rFonts w:eastAsiaTheme="minorEastAsia"/>
              <w:noProof/>
            </w:rPr>
          </w:pPr>
          <w:hyperlink w:anchor="_Toc219055011" w:history="1">
            <w:r w:rsidRPr="0050221A">
              <w:rPr>
                <w:rStyle w:val="Hyperlink"/>
                <w:rFonts w:ascii="Times New Roman" w:hAnsi="Times New Roman" w:cs="Times New Roman"/>
                <w:noProof/>
                <w:lang w:val="en-US"/>
              </w:rPr>
              <w:t>A.1 Logging into the System</w:t>
            </w:r>
            <w:r>
              <w:rPr>
                <w:noProof/>
                <w:webHidden/>
              </w:rPr>
              <w:tab/>
            </w:r>
            <w:r>
              <w:rPr>
                <w:noProof/>
                <w:webHidden/>
              </w:rPr>
              <w:fldChar w:fldCharType="begin"/>
            </w:r>
            <w:r>
              <w:rPr>
                <w:noProof/>
                <w:webHidden/>
              </w:rPr>
              <w:instrText xml:space="preserve"> PAGEREF _Toc219055011 \h </w:instrText>
            </w:r>
            <w:r>
              <w:rPr>
                <w:noProof/>
                <w:webHidden/>
              </w:rPr>
            </w:r>
            <w:r>
              <w:rPr>
                <w:noProof/>
                <w:webHidden/>
              </w:rPr>
              <w:fldChar w:fldCharType="separate"/>
            </w:r>
            <w:r>
              <w:rPr>
                <w:noProof/>
                <w:webHidden/>
              </w:rPr>
              <w:t>57</w:t>
            </w:r>
            <w:r>
              <w:rPr>
                <w:noProof/>
                <w:webHidden/>
              </w:rPr>
              <w:fldChar w:fldCharType="end"/>
            </w:r>
          </w:hyperlink>
        </w:p>
        <w:p w14:paraId="7867CBBB" w14:textId="03EA4058" w:rsidR="008A579D" w:rsidRDefault="008A579D">
          <w:pPr>
            <w:pStyle w:val="TOC2"/>
            <w:tabs>
              <w:tab w:val="right" w:leader="dot" w:pos="9016"/>
            </w:tabs>
            <w:rPr>
              <w:rFonts w:eastAsiaTheme="minorEastAsia"/>
              <w:noProof/>
            </w:rPr>
          </w:pPr>
          <w:hyperlink w:anchor="_Toc219055012" w:history="1">
            <w:r w:rsidRPr="0050221A">
              <w:rPr>
                <w:rStyle w:val="Hyperlink"/>
                <w:rFonts w:ascii="Times New Roman" w:hAnsi="Times New Roman" w:cs="Times New Roman"/>
                <w:noProof/>
                <w:lang w:val="en-US"/>
              </w:rPr>
              <w:t>Step A-2: Registering a New Bike</w:t>
            </w:r>
            <w:r>
              <w:rPr>
                <w:noProof/>
                <w:webHidden/>
              </w:rPr>
              <w:tab/>
            </w:r>
            <w:r>
              <w:rPr>
                <w:noProof/>
                <w:webHidden/>
              </w:rPr>
              <w:fldChar w:fldCharType="begin"/>
            </w:r>
            <w:r>
              <w:rPr>
                <w:noProof/>
                <w:webHidden/>
              </w:rPr>
              <w:instrText xml:space="preserve"> PAGEREF _Toc219055012 \h </w:instrText>
            </w:r>
            <w:r>
              <w:rPr>
                <w:noProof/>
                <w:webHidden/>
              </w:rPr>
            </w:r>
            <w:r>
              <w:rPr>
                <w:noProof/>
                <w:webHidden/>
              </w:rPr>
              <w:fldChar w:fldCharType="separate"/>
            </w:r>
            <w:r>
              <w:rPr>
                <w:noProof/>
                <w:webHidden/>
              </w:rPr>
              <w:t>59</w:t>
            </w:r>
            <w:r>
              <w:rPr>
                <w:noProof/>
                <w:webHidden/>
              </w:rPr>
              <w:fldChar w:fldCharType="end"/>
            </w:r>
          </w:hyperlink>
        </w:p>
        <w:p w14:paraId="40FFBE5B" w14:textId="0D91F30A" w:rsidR="008A579D" w:rsidRDefault="008A579D">
          <w:pPr>
            <w:pStyle w:val="TOC2"/>
            <w:tabs>
              <w:tab w:val="right" w:leader="dot" w:pos="9016"/>
            </w:tabs>
            <w:rPr>
              <w:rFonts w:eastAsiaTheme="minorEastAsia"/>
              <w:noProof/>
            </w:rPr>
          </w:pPr>
          <w:hyperlink w:anchor="_Toc219055013" w:history="1">
            <w:r w:rsidRPr="0050221A">
              <w:rPr>
                <w:rStyle w:val="Hyperlink"/>
                <w:rFonts w:ascii="Times New Roman" w:hAnsi="Times New Roman" w:cs="Times New Roman"/>
                <w:noProof/>
                <w:lang w:val="en-US"/>
              </w:rPr>
              <w:t>A.3 Bike Rental (Checkout).</w:t>
            </w:r>
            <w:r>
              <w:rPr>
                <w:noProof/>
                <w:webHidden/>
              </w:rPr>
              <w:tab/>
            </w:r>
            <w:r>
              <w:rPr>
                <w:noProof/>
                <w:webHidden/>
              </w:rPr>
              <w:fldChar w:fldCharType="begin"/>
            </w:r>
            <w:r>
              <w:rPr>
                <w:noProof/>
                <w:webHidden/>
              </w:rPr>
              <w:instrText xml:space="preserve"> PAGEREF _Toc219055013 \h </w:instrText>
            </w:r>
            <w:r>
              <w:rPr>
                <w:noProof/>
                <w:webHidden/>
              </w:rPr>
            </w:r>
            <w:r>
              <w:rPr>
                <w:noProof/>
                <w:webHidden/>
              </w:rPr>
              <w:fldChar w:fldCharType="separate"/>
            </w:r>
            <w:r>
              <w:rPr>
                <w:noProof/>
                <w:webHidden/>
              </w:rPr>
              <w:t>60</w:t>
            </w:r>
            <w:r>
              <w:rPr>
                <w:noProof/>
                <w:webHidden/>
              </w:rPr>
              <w:fldChar w:fldCharType="end"/>
            </w:r>
          </w:hyperlink>
        </w:p>
        <w:p w14:paraId="2E367D34" w14:textId="42093BFB" w:rsidR="008A579D" w:rsidRDefault="008A579D">
          <w:pPr>
            <w:pStyle w:val="TOC2"/>
            <w:tabs>
              <w:tab w:val="right" w:leader="dot" w:pos="9016"/>
            </w:tabs>
            <w:rPr>
              <w:rFonts w:eastAsiaTheme="minorEastAsia"/>
              <w:noProof/>
            </w:rPr>
          </w:pPr>
          <w:hyperlink w:anchor="_Toc219055014" w:history="1">
            <w:r w:rsidRPr="0050221A">
              <w:rPr>
                <w:rStyle w:val="Hyperlink"/>
                <w:rFonts w:ascii="Times New Roman" w:hAnsi="Times New Roman" w:cs="Times New Roman"/>
                <w:noProof/>
                <w:lang w:val="en-US"/>
              </w:rPr>
              <w:t>A.4 Returning Bike and Generating Invoice</w:t>
            </w:r>
            <w:r>
              <w:rPr>
                <w:noProof/>
                <w:webHidden/>
              </w:rPr>
              <w:tab/>
            </w:r>
            <w:r>
              <w:rPr>
                <w:noProof/>
                <w:webHidden/>
              </w:rPr>
              <w:fldChar w:fldCharType="begin"/>
            </w:r>
            <w:r>
              <w:rPr>
                <w:noProof/>
                <w:webHidden/>
              </w:rPr>
              <w:instrText xml:space="preserve"> PAGEREF _Toc219055014 \h </w:instrText>
            </w:r>
            <w:r>
              <w:rPr>
                <w:noProof/>
                <w:webHidden/>
              </w:rPr>
            </w:r>
            <w:r>
              <w:rPr>
                <w:noProof/>
                <w:webHidden/>
              </w:rPr>
              <w:fldChar w:fldCharType="separate"/>
            </w:r>
            <w:r>
              <w:rPr>
                <w:noProof/>
                <w:webHidden/>
              </w:rPr>
              <w:t>60</w:t>
            </w:r>
            <w:r>
              <w:rPr>
                <w:noProof/>
                <w:webHidden/>
              </w:rPr>
              <w:fldChar w:fldCharType="end"/>
            </w:r>
          </w:hyperlink>
        </w:p>
        <w:p w14:paraId="7B6E0D0D" w14:textId="260126B4" w:rsidR="008A579D" w:rsidRDefault="008A579D">
          <w:pPr>
            <w:pStyle w:val="TOC2"/>
            <w:tabs>
              <w:tab w:val="right" w:leader="dot" w:pos="9016"/>
            </w:tabs>
            <w:rPr>
              <w:rFonts w:eastAsiaTheme="minorEastAsia"/>
              <w:noProof/>
            </w:rPr>
          </w:pPr>
          <w:hyperlink w:anchor="_Toc219055015" w:history="1">
            <w:r w:rsidRPr="0050221A">
              <w:rPr>
                <w:rStyle w:val="Hyperlink"/>
                <w:rFonts w:ascii="Times New Roman" w:hAnsi="Times New Roman" w:cs="Times New Roman"/>
                <w:noProof/>
                <w:lang w:val="en-US"/>
              </w:rPr>
              <w:t>Appendix B Source Code</w:t>
            </w:r>
            <w:r>
              <w:rPr>
                <w:noProof/>
                <w:webHidden/>
              </w:rPr>
              <w:tab/>
            </w:r>
            <w:r>
              <w:rPr>
                <w:noProof/>
                <w:webHidden/>
              </w:rPr>
              <w:fldChar w:fldCharType="begin"/>
            </w:r>
            <w:r>
              <w:rPr>
                <w:noProof/>
                <w:webHidden/>
              </w:rPr>
              <w:instrText xml:space="preserve"> PAGEREF _Toc219055015 \h </w:instrText>
            </w:r>
            <w:r>
              <w:rPr>
                <w:noProof/>
                <w:webHidden/>
              </w:rPr>
            </w:r>
            <w:r>
              <w:rPr>
                <w:noProof/>
                <w:webHidden/>
              </w:rPr>
              <w:fldChar w:fldCharType="separate"/>
            </w:r>
            <w:r>
              <w:rPr>
                <w:noProof/>
                <w:webHidden/>
              </w:rPr>
              <w:t>63</w:t>
            </w:r>
            <w:r>
              <w:rPr>
                <w:noProof/>
                <w:webHidden/>
              </w:rPr>
              <w:fldChar w:fldCharType="end"/>
            </w:r>
          </w:hyperlink>
        </w:p>
        <w:p w14:paraId="47F7B1C5" w14:textId="67A6D636" w:rsidR="008A579D" w:rsidRDefault="008A579D">
          <w:pPr>
            <w:pStyle w:val="TOC1"/>
            <w:tabs>
              <w:tab w:val="right" w:leader="dot" w:pos="9016"/>
            </w:tabs>
            <w:rPr>
              <w:rFonts w:eastAsiaTheme="minorEastAsia"/>
              <w:noProof/>
            </w:rPr>
          </w:pPr>
          <w:hyperlink w:anchor="_Toc219055016" w:history="1">
            <w:r w:rsidRPr="0050221A">
              <w:rPr>
                <w:rStyle w:val="Hyperlink"/>
                <w:rFonts w:ascii="Times New Roman" w:hAnsi="Times New Roman" w:cs="Times New Roman"/>
                <w:noProof/>
                <w:lang w:val="en-US"/>
              </w:rPr>
              <w:t>APPENDIX C: SYSTEM INSTALLATION GUIDE</w:t>
            </w:r>
            <w:r>
              <w:rPr>
                <w:noProof/>
                <w:webHidden/>
              </w:rPr>
              <w:tab/>
            </w:r>
            <w:r>
              <w:rPr>
                <w:noProof/>
                <w:webHidden/>
              </w:rPr>
              <w:fldChar w:fldCharType="begin"/>
            </w:r>
            <w:r>
              <w:rPr>
                <w:noProof/>
                <w:webHidden/>
              </w:rPr>
              <w:instrText xml:space="preserve"> PAGEREF _Toc219055016 \h </w:instrText>
            </w:r>
            <w:r>
              <w:rPr>
                <w:noProof/>
                <w:webHidden/>
              </w:rPr>
            </w:r>
            <w:r>
              <w:rPr>
                <w:noProof/>
                <w:webHidden/>
              </w:rPr>
              <w:fldChar w:fldCharType="separate"/>
            </w:r>
            <w:r>
              <w:rPr>
                <w:noProof/>
                <w:webHidden/>
              </w:rPr>
              <w:t>64</w:t>
            </w:r>
            <w:r>
              <w:rPr>
                <w:noProof/>
                <w:webHidden/>
              </w:rPr>
              <w:fldChar w:fldCharType="end"/>
            </w:r>
          </w:hyperlink>
        </w:p>
        <w:p w14:paraId="046BAAC3" w14:textId="4AF0EE53" w:rsidR="008A579D" w:rsidRDefault="008A579D">
          <w:pPr>
            <w:pStyle w:val="TOC2"/>
            <w:tabs>
              <w:tab w:val="right" w:leader="dot" w:pos="9016"/>
            </w:tabs>
            <w:rPr>
              <w:rFonts w:eastAsiaTheme="minorEastAsia"/>
              <w:noProof/>
            </w:rPr>
          </w:pPr>
          <w:hyperlink w:anchor="_Toc219055017" w:history="1">
            <w:r w:rsidRPr="0050221A">
              <w:rPr>
                <w:rStyle w:val="Hyperlink"/>
                <w:rFonts w:ascii="Times New Roman" w:hAnsi="Times New Roman" w:cs="Times New Roman"/>
                <w:noProof/>
                <w:lang w:val="en-US"/>
              </w:rPr>
              <w:t>C.1 Required Software for SPEEDY System Setup</w:t>
            </w:r>
            <w:r>
              <w:rPr>
                <w:noProof/>
                <w:webHidden/>
              </w:rPr>
              <w:tab/>
            </w:r>
            <w:r>
              <w:rPr>
                <w:noProof/>
                <w:webHidden/>
              </w:rPr>
              <w:fldChar w:fldCharType="begin"/>
            </w:r>
            <w:r>
              <w:rPr>
                <w:noProof/>
                <w:webHidden/>
              </w:rPr>
              <w:instrText xml:space="preserve"> PAGEREF _Toc219055017 \h </w:instrText>
            </w:r>
            <w:r>
              <w:rPr>
                <w:noProof/>
                <w:webHidden/>
              </w:rPr>
            </w:r>
            <w:r>
              <w:rPr>
                <w:noProof/>
                <w:webHidden/>
              </w:rPr>
              <w:fldChar w:fldCharType="separate"/>
            </w:r>
            <w:r>
              <w:rPr>
                <w:noProof/>
                <w:webHidden/>
              </w:rPr>
              <w:t>64</w:t>
            </w:r>
            <w:r>
              <w:rPr>
                <w:noProof/>
                <w:webHidden/>
              </w:rPr>
              <w:fldChar w:fldCharType="end"/>
            </w:r>
          </w:hyperlink>
        </w:p>
        <w:p w14:paraId="3182A64D" w14:textId="7BD7536D" w:rsidR="008A579D" w:rsidRDefault="008A579D">
          <w:pPr>
            <w:pStyle w:val="TOC2"/>
            <w:tabs>
              <w:tab w:val="right" w:leader="dot" w:pos="9016"/>
            </w:tabs>
            <w:rPr>
              <w:rFonts w:eastAsiaTheme="minorEastAsia"/>
              <w:noProof/>
            </w:rPr>
          </w:pPr>
          <w:hyperlink w:anchor="_Toc219055018" w:history="1">
            <w:r w:rsidRPr="0050221A">
              <w:rPr>
                <w:rStyle w:val="Hyperlink"/>
                <w:rFonts w:ascii="Times New Roman" w:hAnsi="Times New Roman" w:cs="Times New Roman"/>
                <w:noProof/>
                <w:lang w:val="en-US"/>
              </w:rPr>
              <w:t>C.2 Running the System Locally</w:t>
            </w:r>
            <w:r>
              <w:rPr>
                <w:noProof/>
                <w:webHidden/>
              </w:rPr>
              <w:tab/>
            </w:r>
            <w:r>
              <w:rPr>
                <w:noProof/>
                <w:webHidden/>
              </w:rPr>
              <w:fldChar w:fldCharType="begin"/>
            </w:r>
            <w:r>
              <w:rPr>
                <w:noProof/>
                <w:webHidden/>
              </w:rPr>
              <w:instrText xml:space="preserve"> PAGEREF _Toc219055018 \h </w:instrText>
            </w:r>
            <w:r>
              <w:rPr>
                <w:noProof/>
                <w:webHidden/>
              </w:rPr>
            </w:r>
            <w:r>
              <w:rPr>
                <w:noProof/>
                <w:webHidden/>
              </w:rPr>
              <w:fldChar w:fldCharType="separate"/>
            </w:r>
            <w:r>
              <w:rPr>
                <w:noProof/>
                <w:webHidden/>
              </w:rPr>
              <w:t>64</w:t>
            </w:r>
            <w:r>
              <w:rPr>
                <w:noProof/>
                <w:webHidden/>
              </w:rPr>
              <w:fldChar w:fldCharType="end"/>
            </w:r>
          </w:hyperlink>
        </w:p>
        <w:p w14:paraId="7C3298EF" w14:textId="70E554EC" w:rsidR="008A579D" w:rsidRDefault="008A579D">
          <w:pPr>
            <w:pStyle w:val="TOC2"/>
            <w:tabs>
              <w:tab w:val="right" w:leader="dot" w:pos="9016"/>
            </w:tabs>
            <w:rPr>
              <w:rFonts w:eastAsiaTheme="minorEastAsia"/>
              <w:noProof/>
            </w:rPr>
          </w:pPr>
          <w:hyperlink w:anchor="_Toc219055019" w:history="1">
            <w:r w:rsidRPr="0050221A">
              <w:rPr>
                <w:rStyle w:val="Hyperlink"/>
                <w:rFonts w:ascii="Times New Roman" w:hAnsi="Times New Roman" w:cs="Times New Roman"/>
                <w:noProof/>
                <w:lang w:val="en-US"/>
              </w:rPr>
              <w:t>C.3 Establishing a Database</w:t>
            </w:r>
            <w:r>
              <w:rPr>
                <w:noProof/>
                <w:webHidden/>
              </w:rPr>
              <w:tab/>
            </w:r>
            <w:r>
              <w:rPr>
                <w:noProof/>
                <w:webHidden/>
              </w:rPr>
              <w:fldChar w:fldCharType="begin"/>
            </w:r>
            <w:r>
              <w:rPr>
                <w:noProof/>
                <w:webHidden/>
              </w:rPr>
              <w:instrText xml:space="preserve"> PAGEREF _Toc219055019 \h </w:instrText>
            </w:r>
            <w:r>
              <w:rPr>
                <w:noProof/>
                <w:webHidden/>
              </w:rPr>
            </w:r>
            <w:r>
              <w:rPr>
                <w:noProof/>
                <w:webHidden/>
              </w:rPr>
              <w:fldChar w:fldCharType="separate"/>
            </w:r>
            <w:r>
              <w:rPr>
                <w:noProof/>
                <w:webHidden/>
              </w:rPr>
              <w:t>65</w:t>
            </w:r>
            <w:r>
              <w:rPr>
                <w:noProof/>
                <w:webHidden/>
              </w:rPr>
              <w:fldChar w:fldCharType="end"/>
            </w:r>
          </w:hyperlink>
        </w:p>
        <w:p w14:paraId="3B6C188F" w14:textId="28F7E59C" w:rsidR="008A579D" w:rsidRDefault="008A579D">
          <w:r>
            <w:rPr>
              <w:b/>
              <w:bCs/>
              <w:noProof/>
            </w:rPr>
            <w:fldChar w:fldCharType="end"/>
          </w:r>
        </w:p>
      </w:sdtContent>
    </w:sdt>
    <w:p w14:paraId="40BA4319" w14:textId="77777777" w:rsidR="008F400F" w:rsidRPr="00844042" w:rsidRDefault="008F400F"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75FFDA61" w14:textId="401AF5BA" w:rsidR="007845A0" w:rsidRPr="00844042" w:rsidRDefault="00AA720A" w:rsidP="009E6B7E">
      <w:pPr>
        <w:pStyle w:val="Heading1"/>
        <w:rPr>
          <w:rFonts w:ascii="Times New Roman" w:hAnsi="Times New Roman" w:cs="Times New Roman"/>
          <w:lang w:val="en-US"/>
        </w:rPr>
      </w:pPr>
      <w:bookmarkStart w:id="4" w:name="_Toc219054961"/>
      <w:r w:rsidRPr="00844042">
        <w:rPr>
          <w:rFonts w:ascii="Times New Roman" w:hAnsi="Times New Roman" w:cs="Times New Roman"/>
          <w:lang w:val="en-US"/>
        </w:rPr>
        <w:lastRenderedPageBreak/>
        <w:t>LIST OF FIGURES</w:t>
      </w:r>
      <w:bookmarkEnd w:id="4"/>
    </w:p>
    <w:p w14:paraId="5F08D8C7" w14:textId="61CE2710" w:rsidR="00DC7290" w:rsidRDefault="00DC7290">
      <w:pPr>
        <w:pStyle w:val="TableofFigures"/>
        <w:tabs>
          <w:tab w:val="right" w:leader="dot" w:pos="9016"/>
        </w:tabs>
        <w:rPr>
          <w:noProof/>
        </w:rPr>
      </w:pPr>
      <w:r>
        <w:rPr>
          <w:rFonts w:ascii="Times New Roman" w:hAnsi="Times New Roman" w:cs="Times New Roman"/>
          <w:sz w:val="28"/>
          <w:szCs w:val="28"/>
          <w:lang w:val="en-US"/>
        </w:rPr>
        <w:fldChar w:fldCharType="begin"/>
      </w:r>
      <w:r>
        <w:rPr>
          <w:rFonts w:ascii="Times New Roman" w:hAnsi="Times New Roman" w:cs="Times New Roman"/>
          <w:sz w:val="28"/>
          <w:szCs w:val="28"/>
          <w:lang w:val="en-US"/>
        </w:rPr>
        <w:instrText xml:space="preserve"> TOC \h \z \c "Figure" </w:instrText>
      </w:r>
      <w:r>
        <w:rPr>
          <w:rFonts w:ascii="Times New Roman" w:hAnsi="Times New Roman" w:cs="Times New Roman"/>
          <w:sz w:val="28"/>
          <w:szCs w:val="28"/>
          <w:lang w:val="en-US"/>
        </w:rPr>
        <w:fldChar w:fldCharType="separate"/>
      </w:r>
      <w:hyperlink w:anchor="_Toc219055020" w:history="1">
        <w:r w:rsidRPr="001037A3">
          <w:rPr>
            <w:rStyle w:val="Hyperlink"/>
            <w:rFonts w:ascii="Times New Roman" w:hAnsi="Times New Roman" w:cs="Times New Roman"/>
            <w:noProof/>
          </w:rPr>
          <w:t>Figure 1</w:t>
        </w:r>
        <w:r w:rsidRPr="001037A3">
          <w:rPr>
            <w:rStyle w:val="Hyperlink"/>
            <w:rFonts w:ascii="Times New Roman" w:hAnsi="Times New Roman" w:cs="Times New Roman"/>
            <w:noProof/>
            <w:lang w:val="en-US"/>
          </w:rPr>
          <w:t xml:space="preserve"> Tech Stack Used</w:t>
        </w:r>
        <w:r>
          <w:rPr>
            <w:noProof/>
            <w:webHidden/>
          </w:rPr>
          <w:tab/>
        </w:r>
        <w:r>
          <w:rPr>
            <w:noProof/>
            <w:webHidden/>
          </w:rPr>
          <w:fldChar w:fldCharType="begin"/>
        </w:r>
        <w:r>
          <w:rPr>
            <w:noProof/>
            <w:webHidden/>
          </w:rPr>
          <w:instrText xml:space="preserve"> PAGEREF _Toc219055020 \h </w:instrText>
        </w:r>
        <w:r>
          <w:rPr>
            <w:noProof/>
            <w:webHidden/>
          </w:rPr>
        </w:r>
        <w:r>
          <w:rPr>
            <w:noProof/>
            <w:webHidden/>
          </w:rPr>
          <w:fldChar w:fldCharType="separate"/>
        </w:r>
        <w:r>
          <w:rPr>
            <w:noProof/>
            <w:webHidden/>
          </w:rPr>
          <w:t>27</w:t>
        </w:r>
        <w:r>
          <w:rPr>
            <w:noProof/>
            <w:webHidden/>
          </w:rPr>
          <w:fldChar w:fldCharType="end"/>
        </w:r>
      </w:hyperlink>
    </w:p>
    <w:p w14:paraId="71712939" w14:textId="4DB94BE9" w:rsidR="00DC7290" w:rsidRDefault="00DC7290">
      <w:pPr>
        <w:pStyle w:val="TableofFigures"/>
        <w:tabs>
          <w:tab w:val="right" w:leader="dot" w:pos="9016"/>
        </w:tabs>
        <w:rPr>
          <w:noProof/>
        </w:rPr>
      </w:pPr>
      <w:hyperlink w:anchor="_Toc219055021" w:history="1">
        <w:r w:rsidRPr="001037A3">
          <w:rPr>
            <w:rStyle w:val="Hyperlink"/>
            <w:rFonts w:ascii="Times New Roman" w:hAnsi="Times New Roman" w:cs="Times New Roman"/>
            <w:noProof/>
          </w:rPr>
          <w:t>Figure 2</w:t>
        </w:r>
        <w:r w:rsidRPr="001037A3">
          <w:rPr>
            <w:rStyle w:val="Hyperlink"/>
            <w:rFonts w:ascii="Times New Roman" w:hAnsi="Times New Roman" w:cs="Times New Roman"/>
            <w:noProof/>
            <w:lang w:val="en-US"/>
          </w:rPr>
          <w:t xml:space="preserve"> System Architecture Diagram</w:t>
        </w:r>
        <w:r>
          <w:rPr>
            <w:noProof/>
            <w:webHidden/>
          </w:rPr>
          <w:tab/>
        </w:r>
        <w:r>
          <w:rPr>
            <w:noProof/>
            <w:webHidden/>
          </w:rPr>
          <w:fldChar w:fldCharType="begin"/>
        </w:r>
        <w:r>
          <w:rPr>
            <w:noProof/>
            <w:webHidden/>
          </w:rPr>
          <w:instrText xml:space="preserve"> PAGEREF _Toc219055021 \h </w:instrText>
        </w:r>
        <w:r>
          <w:rPr>
            <w:noProof/>
            <w:webHidden/>
          </w:rPr>
        </w:r>
        <w:r>
          <w:rPr>
            <w:noProof/>
            <w:webHidden/>
          </w:rPr>
          <w:fldChar w:fldCharType="separate"/>
        </w:r>
        <w:r>
          <w:rPr>
            <w:noProof/>
            <w:webHidden/>
          </w:rPr>
          <w:t>28</w:t>
        </w:r>
        <w:r>
          <w:rPr>
            <w:noProof/>
            <w:webHidden/>
          </w:rPr>
          <w:fldChar w:fldCharType="end"/>
        </w:r>
      </w:hyperlink>
    </w:p>
    <w:p w14:paraId="1D47753B" w14:textId="5CDC41A7" w:rsidR="00DC7290" w:rsidRDefault="00DC7290">
      <w:pPr>
        <w:pStyle w:val="TableofFigures"/>
        <w:tabs>
          <w:tab w:val="right" w:leader="dot" w:pos="9016"/>
        </w:tabs>
        <w:rPr>
          <w:noProof/>
        </w:rPr>
      </w:pPr>
      <w:hyperlink w:anchor="_Toc219055022" w:history="1">
        <w:r w:rsidRPr="001037A3">
          <w:rPr>
            <w:rStyle w:val="Hyperlink"/>
            <w:rFonts w:ascii="Times New Roman" w:hAnsi="Times New Roman" w:cs="Times New Roman"/>
            <w:noProof/>
          </w:rPr>
          <w:t>Figure 3</w:t>
        </w:r>
        <w:r w:rsidRPr="001037A3">
          <w:rPr>
            <w:rStyle w:val="Hyperlink"/>
            <w:rFonts w:ascii="Times New Roman" w:hAnsi="Times New Roman" w:cs="Times New Roman"/>
            <w:noProof/>
            <w:lang w:val="en-US"/>
          </w:rPr>
          <w:t xml:space="preserve"> Use Case Diagram</w:t>
        </w:r>
        <w:r>
          <w:rPr>
            <w:noProof/>
            <w:webHidden/>
          </w:rPr>
          <w:tab/>
        </w:r>
        <w:r>
          <w:rPr>
            <w:noProof/>
            <w:webHidden/>
          </w:rPr>
          <w:fldChar w:fldCharType="begin"/>
        </w:r>
        <w:r>
          <w:rPr>
            <w:noProof/>
            <w:webHidden/>
          </w:rPr>
          <w:instrText xml:space="preserve"> PAGEREF _Toc219055022 \h </w:instrText>
        </w:r>
        <w:r>
          <w:rPr>
            <w:noProof/>
            <w:webHidden/>
          </w:rPr>
        </w:r>
        <w:r>
          <w:rPr>
            <w:noProof/>
            <w:webHidden/>
          </w:rPr>
          <w:fldChar w:fldCharType="separate"/>
        </w:r>
        <w:r>
          <w:rPr>
            <w:noProof/>
            <w:webHidden/>
          </w:rPr>
          <w:t>29</w:t>
        </w:r>
        <w:r>
          <w:rPr>
            <w:noProof/>
            <w:webHidden/>
          </w:rPr>
          <w:fldChar w:fldCharType="end"/>
        </w:r>
      </w:hyperlink>
    </w:p>
    <w:p w14:paraId="59692648" w14:textId="1EF42906" w:rsidR="00DC7290" w:rsidRDefault="00DC7290">
      <w:pPr>
        <w:pStyle w:val="TableofFigures"/>
        <w:tabs>
          <w:tab w:val="right" w:leader="dot" w:pos="9016"/>
        </w:tabs>
        <w:rPr>
          <w:noProof/>
        </w:rPr>
      </w:pPr>
      <w:hyperlink w:anchor="_Toc219055023" w:history="1">
        <w:r w:rsidRPr="001037A3">
          <w:rPr>
            <w:rStyle w:val="Hyperlink"/>
            <w:rFonts w:ascii="Times New Roman" w:hAnsi="Times New Roman" w:cs="Times New Roman"/>
            <w:noProof/>
          </w:rPr>
          <w:t>Figure 4</w:t>
        </w:r>
        <w:r w:rsidRPr="001037A3">
          <w:rPr>
            <w:rStyle w:val="Hyperlink"/>
            <w:rFonts w:ascii="Times New Roman" w:hAnsi="Times New Roman" w:cs="Times New Roman"/>
            <w:noProof/>
            <w:lang w:val="en-US"/>
          </w:rPr>
          <w:t xml:space="preserve"> Table Design</w:t>
        </w:r>
        <w:r>
          <w:rPr>
            <w:noProof/>
            <w:webHidden/>
          </w:rPr>
          <w:tab/>
        </w:r>
        <w:r>
          <w:rPr>
            <w:noProof/>
            <w:webHidden/>
          </w:rPr>
          <w:fldChar w:fldCharType="begin"/>
        </w:r>
        <w:r>
          <w:rPr>
            <w:noProof/>
            <w:webHidden/>
          </w:rPr>
          <w:instrText xml:space="preserve"> PAGEREF _Toc219055023 \h </w:instrText>
        </w:r>
        <w:r>
          <w:rPr>
            <w:noProof/>
            <w:webHidden/>
          </w:rPr>
        </w:r>
        <w:r>
          <w:rPr>
            <w:noProof/>
            <w:webHidden/>
          </w:rPr>
          <w:fldChar w:fldCharType="separate"/>
        </w:r>
        <w:r>
          <w:rPr>
            <w:noProof/>
            <w:webHidden/>
          </w:rPr>
          <w:t>31</w:t>
        </w:r>
        <w:r>
          <w:rPr>
            <w:noProof/>
            <w:webHidden/>
          </w:rPr>
          <w:fldChar w:fldCharType="end"/>
        </w:r>
      </w:hyperlink>
    </w:p>
    <w:p w14:paraId="31EE8DCB" w14:textId="1EDEF580" w:rsidR="00DC7290" w:rsidRDefault="00DC7290">
      <w:pPr>
        <w:pStyle w:val="TableofFigures"/>
        <w:tabs>
          <w:tab w:val="right" w:leader="dot" w:pos="9016"/>
        </w:tabs>
        <w:rPr>
          <w:noProof/>
        </w:rPr>
      </w:pPr>
      <w:hyperlink w:anchor="_Toc219055024" w:history="1">
        <w:r w:rsidRPr="001037A3">
          <w:rPr>
            <w:rStyle w:val="Hyperlink"/>
            <w:rFonts w:ascii="Times New Roman" w:hAnsi="Times New Roman" w:cs="Times New Roman"/>
            <w:noProof/>
          </w:rPr>
          <w:t>Figure 5</w:t>
        </w:r>
        <w:r w:rsidRPr="001037A3">
          <w:rPr>
            <w:rStyle w:val="Hyperlink"/>
            <w:rFonts w:ascii="Times New Roman" w:hAnsi="Times New Roman" w:cs="Times New Roman"/>
            <w:noProof/>
            <w:lang w:val="en-US"/>
          </w:rPr>
          <w:t xml:space="preserve"> Rental Process Flowchart</w:t>
        </w:r>
        <w:r>
          <w:rPr>
            <w:noProof/>
            <w:webHidden/>
          </w:rPr>
          <w:tab/>
        </w:r>
        <w:r>
          <w:rPr>
            <w:noProof/>
            <w:webHidden/>
          </w:rPr>
          <w:fldChar w:fldCharType="begin"/>
        </w:r>
        <w:r>
          <w:rPr>
            <w:noProof/>
            <w:webHidden/>
          </w:rPr>
          <w:instrText xml:space="preserve"> PAGEREF _Toc219055024 \h </w:instrText>
        </w:r>
        <w:r>
          <w:rPr>
            <w:noProof/>
            <w:webHidden/>
          </w:rPr>
        </w:r>
        <w:r>
          <w:rPr>
            <w:noProof/>
            <w:webHidden/>
          </w:rPr>
          <w:fldChar w:fldCharType="separate"/>
        </w:r>
        <w:r>
          <w:rPr>
            <w:noProof/>
            <w:webHidden/>
          </w:rPr>
          <w:t>32</w:t>
        </w:r>
        <w:r>
          <w:rPr>
            <w:noProof/>
            <w:webHidden/>
          </w:rPr>
          <w:fldChar w:fldCharType="end"/>
        </w:r>
      </w:hyperlink>
    </w:p>
    <w:p w14:paraId="27C28555" w14:textId="58974EE4" w:rsidR="00DC7290" w:rsidRDefault="00DC7290">
      <w:pPr>
        <w:pStyle w:val="TableofFigures"/>
        <w:tabs>
          <w:tab w:val="right" w:leader="dot" w:pos="9016"/>
        </w:tabs>
        <w:rPr>
          <w:noProof/>
        </w:rPr>
      </w:pPr>
      <w:hyperlink w:anchor="_Toc219055025" w:history="1">
        <w:r w:rsidRPr="001037A3">
          <w:rPr>
            <w:rStyle w:val="Hyperlink"/>
            <w:rFonts w:ascii="Times New Roman" w:hAnsi="Times New Roman" w:cs="Times New Roman"/>
            <w:noProof/>
          </w:rPr>
          <w:t>Figure 6</w:t>
        </w:r>
        <w:r w:rsidRPr="001037A3">
          <w:rPr>
            <w:rStyle w:val="Hyperlink"/>
            <w:rFonts w:ascii="Times New Roman" w:hAnsi="Times New Roman" w:cs="Times New Roman"/>
            <w:noProof/>
            <w:lang w:val="en-US"/>
          </w:rPr>
          <w:t xml:space="preserve"> Payment Process Flowchart</w:t>
        </w:r>
        <w:r>
          <w:rPr>
            <w:noProof/>
            <w:webHidden/>
          </w:rPr>
          <w:tab/>
        </w:r>
        <w:r>
          <w:rPr>
            <w:noProof/>
            <w:webHidden/>
          </w:rPr>
          <w:fldChar w:fldCharType="begin"/>
        </w:r>
        <w:r>
          <w:rPr>
            <w:noProof/>
            <w:webHidden/>
          </w:rPr>
          <w:instrText xml:space="preserve"> PAGEREF _Toc219055025 \h </w:instrText>
        </w:r>
        <w:r>
          <w:rPr>
            <w:noProof/>
            <w:webHidden/>
          </w:rPr>
        </w:r>
        <w:r>
          <w:rPr>
            <w:noProof/>
            <w:webHidden/>
          </w:rPr>
          <w:fldChar w:fldCharType="separate"/>
        </w:r>
        <w:r>
          <w:rPr>
            <w:noProof/>
            <w:webHidden/>
          </w:rPr>
          <w:t>33</w:t>
        </w:r>
        <w:r>
          <w:rPr>
            <w:noProof/>
            <w:webHidden/>
          </w:rPr>
          <w:fldChar w:fldCharType="end"/>
        </w:r>
      </w:hyperlink>
    </w:p>
    <w:p w14:paraId="6C81C686" w14:textId="6BEFFB62" w:rsidR="00DC7290" w:rsidRDefault="00DC7290">
      <w:pPr>
        <w:pStyle w:val="TableofFigures"/>
        <w:tabs>
          <w:tab w:val="right" w:leader="dot" w:pos="9016"/>
        </w:tabs>
        <w:rPr>
          <w:noProof/>
        </w:rPr>
      </w:pPr>
      <w:hyperlink w:anchor="_Toc219055026" w:history="1">
        <w:r w:rsidRPr="001037A3">
          <w:rPr>
            <w:rStyle w:val="Hyperlink"/>
            <w:rFonts w:ascii="Times New Roman" w:hAnsi="Times New Roman" w:cs="Times New Roman"/>
            <w:noProof/>
          </w:rPr>
          <w:t>Figure 7</w:t>
        </w:r>
        <w:r w:rsidRPr="001037A3">
          <w:rPr>
            <w:rStyle w:val="Hyperlink"/>
            <w:rFonts w:ascii="Times New Roman" w:hAnsi="Times New Roman" w:cs="Times New Roman"/>
            <w:noProof/>
            <w:lang w:val="en-US"/>
          </w:rPr>
          <w:t xml:space="preserve"> Operator Login Page</w:t>
        </w:r>
        <w:r>
          <w:rPr>
            <w:noProof/>
            <w:webHidden/>
          </w:rPr>
          <w:tab/>
        </w:r>
        <w:r>
          <w:rPr>
            <w:noProof/>
            <w:webHidden/>
          </w:rPr>
          <w:fldChar w:fldCharType="begin"/>
        </w:r>
        <w:r>
          <w:rPr>
            <w:noProof/>
            <w:webHidden/>
          </w:rPr>
          <w:instrText xml:space="preserve"> PAGEREF _Toc219055026 \h </w:instrText>
        </w:r>
        <w:r>
          <w:rPr>
            <w:noProof/>
            <w:webHidden/>
          </w:rPr>
        </w:r>
        <w:r>
          <w:rPr>
            <w:noProof/>
            <w:webHidden/>
          </w:rPr>
          <w:fldChar w:fldCharType="separate"/>
        </w:r>
        <w:r>
          <w:rPr>
            <w:noProof/>
            <w:webHidden/>
          </w:rPr>
          <w:t>36</w:t>
        </w:r>
        <w:r>
          <w:rPr>
            <w:noProof/>
            <w:webHidden/>
          </w:rPr>
          <w:fldChar w:fldCharType="end"/>
        </w:r>
      </w:hyperlink>
    </w:p>
    <w:p w14:paraId="49A9E8CF" w14:textId="40F7F645" w:rsidR="00DC7290" w:rsidRDefault="00DC7290">
      <w:pPr>
        <w:pStyle w:val="TableofFigures"/>
        <w:tabs>
          <w:tab w:val="right" w:leader="dot" w:pos="9016"/>
        </w:tabs>
        <w:rPr>
          <w:noProof/>
        </w:rPr>
      </w:pPr>
      <w:hyperlink w:anchor="_Toc219055027" w:history="1">
        <w:r w:rsidRPr="001037A3">
          <w:rPr>
            <w:rStyle w:val="Hyperlink"/>
            <w:noProof/>
          </w:rPr>
          <w:t>Figure 8</w:t>
        </w:r>
        <w:r w:rsidRPr="001037A3">
          <w:rPr>
            <w:rStyle w:val="Hyperlink"/>
            <w:noProof/>
            <w:lang w:val="en-US"/>
          </w:rPr>
          <w:t xml:space="preserve"> Successful Store Operator Registration</w:t>
        </w:r>
        <w:r>
          <w:rPr>
            <w:noProof/>
            <w:webHidden/>
          </w:rPr>
          <w:tab/>
        </w:r>
        <w:r>
          <w:rPr>
            <w:noProof/>
            <w:webHidden/>
          </w:rPr>
          <w:fldChar w:fldCharType="begin"/>
        </w:r>
        <w:r>
          <w:rPr>
            <w:noProof/>
            <w:webHidden/>
          </w:rPr>
          <w:instrText xml:space="preserve"> PAGEREF _Toc219055027 \h </w:instrText>
        </w:r>
        <w:r>
          <w:rPr>
            <w:noProof/>
            <w:webHidden/>
          </w:rPr>
        </w:r>
        <w:r>
          <w:rPr>
            <w:noProof/>
            <w:webHidden/>
          </w:rPr>
          <w:fldChar w:fldCharType="separate"/>
        </w:r>
        <w:r>
          <w:rPr>
            <w:noProof/>
            <w:webHidden/>
          </w:rPr>
          <w:t>36</w:t>
        </w:r>
        <w:r>
          <w:rPr>
            <w:noProof/>
            <w:webHidden/>
          </w:rPr>
          <w:fldChar w:fldCharType="end"/>
        </w:r>
      </w:hyperlink>
    </w:p>
    <w:p w14:paraId="165516DB" w14:textId="013829E3" w:rsidR="00DC7290" w:rsidRDefault="00DC7290">
      <w:pPr>
        <w:pStyle w:val="TableofFigures"/>
        <w:tabs>
          <w:tab w:val="right" w:leader="dot" w:pos="9016"/>
        </w:tabs>
        <w:rPr>
          <w:noProof/>
        </w:rPr>
      </w:pPr>
      <w:hyperlink w:anchor="_Toc219055028" w:history="1">
        <w:r w:rsidRPr="001037A3">
          <w:rPr>
            <w:rStyle w:val="Hyperlink"/>
            <w:rFonts w:ascii="Times New Roman" w:hAnsi="Times New Roman" w:cs="Times New Roman"/>
            <w:noProof/>
          </w:rPr>
          <w:t>Figure 9</w:t>
        </w:r>
        <w:r w:rsidRPr="001037A3">
          <w:rPr>
            <w:rStyle w:val="Hyperlink"/>
            <w:rFonts w:ascii="Times New Roman" w:hAnsi="Times New Roman" w:cs="Times New Roman"/>
            <w:noProof/>
            <w:lang w:val="en-US"/>
          </w:rPr>
          <w:t xml:space="preserve"> Default Dashboard</w:t>
        </w:r>
        <w:r>
          <w:rPr>
            <w:noProof/>
            <w:webHidden/>
          </w:rPr>
          <w:tab/>
        </w:r>
        <w:r>
          <w:rPr>
            <w:noProof/>
            <w:webHidden/>
          </w:rPr>
          <w:fldChar w:fldCharType="begin"/>
        </w:r>
        <w:r>
          <w:rPr>
            <w:noProof/>
            <w:webHidden/>
          </w:rPr>
          <w:instrText xml:space="preserve"> PAGEREF _Toc219055028 \h </w:instrText>
        </w:r>
        <w:r>
          <w:rPr>
            <w:noProof/>
            <w:webHidden/>
          </w:rPr>
        </w:r>
        <w:r>
          <w:rPr>
            <w:noProof/>
            <w:webHidden/>
          </w:rPr>
          <w:fldChar w:fldCharType="separate"/>
        </w:r>
        <w:r>
          <w:rPr>
            <w:noProof/>
            <w:webHidden/>
          </w:rPr>
          <w:t>37</w:t>
        </w:r>
        <w:r>
          <w:rPr>
            <w:noProof/>
            <w:webHidden/>
          </w:rPr>
          <w:fldChar w:fldCharType="end"/>
        </w:r>
      </w:hyperlink>
    </w:p>
    <w:p w14:paraId="595A983D" w14:textId="6E3D4960" w:rsidR="00DC7290" w:rsidRDefault="00DC7290">
      <w:pPr>
        <w:pStyle w:val="TableofFigures"/>
        <w:tabs>
          <w:tab w:val="right" w:leader="dot" w:pos="9016"/>
        </w:tabs>
        <w:rPr>
          <w:noProof/>
        </w:rPr>
      </w:pPr>
      <w:hyperlink w:anchor="_Toc219055029" w:history="1">
        <w:r w:rsidRPr="001037A3">
          <w:rPr>
            <w:rStyle w:val="Hyperlink"/>
            <w:rFonts w:ascii="Times New Roman" w:hAnsi="Times New Roman" w:cs="Times New Roman"/>
            <w:noProof/>
          </w:rPr>
          <w:t>Figure 10</w:t>
        </w:r>
        <w:r w:rsidRPr="001037A3">
          <w:rPr>
            <w:rStyle w:val="Hyperlink"/>
            <w:rFonts w:ascii="Times New Roman" w:hAnsi="Times New Roman" w:cs="Times New Roman"/>
            <w:noProof/>
            <w:lang w:val="en-US"/>
          </w:rPr>
          <w:t xml:space="preserve"> Updating Shop Details</w:t>
        </w:r>
        <w:r>
          <w:rPr>
            <w:noProof/>
            <w:webHidden/>
          </w:rPr>
          <w:tab/>
        </w:r>
        <w:r>
          <w:rPr>
            <w:noProof/>
            <w:webHidden/>
          </w:rPr>
          <w:fldChar w:fldCharType="begin"/>
        </w:r>
        <w:r>
          <w:rPr>
            <w:noProof/>
            <w:webHidden/>
          </w:rPr>
          <w:instrText xml:space="preserve"> PAGEREF _Toc219055029 \h </w:instrText>
        </w:r>
        <w:r>
          <w:rPr>
            <w:noProof/>
            <w:webHidden/>
          </w:rPr>
        </w:r>
        <w:r>
          <w:rPr>
            <w:noProof/>
            <w:webHidden/>
          </w:rPr>
          <w:fldChar w:fldCharType="separate"/>
        </w:r>
        <w:r>
          <w:rPr>
            <w:noProof/>
            <w:webHidden/>
          </w:rPr>
          <w:t>38</w:t>
        </w:r>
        <w:r>
          <w:rPr>
            <w:noProof/>
            <w:webHidden/>
          </w:rPr>
          <w:fldChar w:fldCharType="end"/>
        </w:r>
      </w:hyperlink>
    </w:p>
    <w:p w14:paraId="038F3D59" w14:textId="45A19C81" w:rsidR="00DC7290" w:rsidRDefault="00DC7290">
      <w:pPr>
        <w:pStyle w:val="TableofFigures"/>
        <w:tabs>
          <w:tab w:val="right" w:leader="dot" w:pos="9016"/>
        </w:tabs>
        <w:rPr>
          <w:noProof/>
        </w:rPr>
      </w:pPr>
      <w:hyperlink w:anchor="_Toc219055030" w:history="1">
        <w:r w:rsidRPr="001037A3">
          <w:rPr>
            <w:rStyle w:val="Hyperlink"/>
            <w:noProof/>
          </w:rPr>
          <w:t>Figure 11</w:t>
        </w:r>
        <w:r w:rsidRPr="001037A3">
          <w:rPr>
            <w:rStyle w:val="Hyperlink"/>
            <w:noProof/>
            <w:lang w:val="en-US"/>
          </w:rPr>
          <w:t xml:space="preserve"> Dashboard After a Successful Shop Details Update</w:t>
        </w:r>
        <w:r>
          <w:rPr>
            <w:noProof/>
            <w:webHidden/>
          </w:rPr>
          <w:tab/>
        </w:r>
        <w:r>
          <w:rPr>
            <w:noProof/>
            <w:webHidden/>
          </w:rPr>
          <w:fldChar w:fldCharType="begin"/>
        </w:r>
        <w:r>
          <w:rPr>
            <w:noProof/>
            <w:webHidden/>
          </w:rPr>
          <w:instrText xml:space="preserve"> PAGEREF _Toc219055030 \h </w:instrText>
        </w:r>
        <w:r>
          <w:rPr>
            <w:noProof/>
            <w:webHidden/>
          </w:rPr>
        </w:r>
        <w:r>
          <w:rPr>
            <w:noProof/>
            <w:webHidden/>
          </w:rPr>
          <w:fldChar w:fldCharType="separate"/>
        </w:r>
        <w:r>
          <w:rPr>
            <w:noProof/>
            <w:webHidden/>
          </w:rPr>
          <w:t>39</w:t>
        </w:r>
        <w:r>
          <w:rPr>
            <w:noProof/>
            <w:webHidden/>
          </w:rPr>
          <w:fldChar w:fldCharType="end"/>
        </w:r>
      </w:hyperlink>
    </w:p>
    <w:p w14:paraId="29312300" w14:textId="1A073C3C" w:rsidR="00DC7290" w:rsidRDefault="00DC7290">
      <w:pPr>
        <w:pStyle w:val="TableofFigures"/>
        <w:tabs>
          <w:tab w:val="right" w:leader="dot" w:pos="9016"/>
        </w:tabs>
        <w:rPr>
          <w:noProof/>
        </w:rPr>
      </w:pPr>
      <w:hyperlink w:anchor="_Toc219055031" w:history="1">
        <w:r w:rsidRPr="001037A3">
          <w:rPr>
            <w:rStyle w:val="Hyperlink"/>
            <w:noProof/>
          </w:rPr>
          <w:t>Figure 12</w:t>
        </w:r>
        <w:r w:rsidRPr="001037A3">
          <w:rPr>
            <w:rStyle w:val="Hyperlink"/>
            <w:noProof/>
            <w:lang w:val="en-US"/>
          </w:rPr>
          <w:t xml:space="preserve"> Bike Management</w:t>
        </w:r>
        <w:r>
          <w:rPr>
            <w:noProof/>
            <w:webHidden/>
          </w:rPr>
          <w:tab/>
        </w:r>
        <w:r>
          <w:rPr>
            <w:noProof/>
            <w:webHidden/>
          </w:rPr>
          <w:fldChar w:fldCharType="begin"/>
        </w:r>
        <w:r>
          <w:rPr>
            <w:noProof/>
            <w:webHidden/>
          </w:rPr>
          <w:instrText xml:space="preserve"> PAGEREF _Toc219055031 \h </w:instrText>
        </w:r>
        <w:r>
          <w:rPr>
            <w:noProof/>
            <w:webHidden/>
          </w:rPr>
        </w:r>
        <w:r>
          <w:rPr>
            <w:noProof/>
            <w:webHidden/>
          </w:rPr>
          <w:fldChar w:fldCharType="separate"/>
        </w:r>
        <w:r>
          <w:rPr>
            <w:noProof/>
            <w:webHidden/>
          </w:rPr>
          <w:t>40</w:t>
        </w:r>
        <w:r>
          <w:rPr>
            <w:noProof/>
            <w:webHidden/>
          </w:rPr>
          <w:fldChar w:fldCharType="end"/>
        </w:r>
      </w:hyperlink>
    </w:p>
    <w:p w14:paraId="5D187C28" w14:textId="3483A040" w:rsidR="00DC7290" w:rsidRDefault="00DC7290">
      <w:pPr>
        <w:pStyle w:val="TableofFigures"/>
        <w:tabs>
          <w:tab w:val="right" w:leader="dot" w:pos="9016"/>
        </w:tabs>
        <w:rPr>
          <w:noProof/>
        </w:rPr>
      </w:pPr>
      <w:hyperlink w:anchor="_Toc219055032" w:history="1">
        <w:r w:rsidRPr="001037A3">
          <w:rPr>
            <w:rStyle w:val="Hyperlink"/>
            <w:rFonts w:ascii="Times New Roman" w:hAnsi="Times New Roman" w:cs="Times New Roman"/>
            <w:noProof/>
          </w:rPr>
          <w:t>Figure 13</w:t>
        </w:r>
        <w:r w:rsidRPr="001037A3">
          <w:rPr>
            <w:rStyle w:val="Hyperlink"/>
            <w:rFonts w:ascii="Times New Roman" w:hAnsi="Times New Roman" w:cs="Times New Roman"/>
            <w:noProof/>
            <w:lang w:val="en-US"/>
          </w:rPr>
          <w:t xml:space="preserve"> Sample Registered Bike</w:t>
        </w:r>
        <w:r>
          <w:rPr>
            <w:noProof/>
            <w:webHidden/>
          </w:rPr>
          <w:tab/>
        </w:r>
        <w:r>
          <w:rPr>
            <w:noProof/>
            <w:webHidden/>
          </w:rPr>
          <w:fldChar w:fldCharType="begin"/>
        </w:r>
        <w:r>
          <w:rPr>
            <w:noProof/>
            <w:webHidden/>
          </w:rPr>
          <w:instrText xml:space="preserve"> PAGEREF _Toc219055032 \h </w:instrText>
        </w:r>
        <w:r>
          <w:rPr>
            <w:noProof/>
            <w:webHidden/>
          </w:rPr>
        </w:r>
        <w:r>
          <w:rPr>
            <w:noProof/>
            <w:webHidden/>
          </w:rPr>
          <w:fldChar w:fldCharType="separate"/>
        </w:r>
        <w:r>
          <w:rPr>
            <w:noProof/>
            <w:webHidden/>
          </w:rPr>
          <w:t>41</w:t>
        </w:r>
        <w:r>
          <w:rPr>
            <w:noProof/>
            <w:webHidden/>
          </w:rPr>
          <w:fldChar w:fldCharType="end"/>
        </w:r>
      </w:hyperlink>
    </w:p>
    <w:p w14:paraId="0F5FFD79" w14:textId="0E0EA132" w:rsidR="00DC7290" w:rsidRDefault="00DC7290">
      <w:pPr>
        <w:pStyle w:val="TableofFigures"/>
        <w:tabs>
          <w:tab w:val="right" w:leader="dot" w:pos="9016"/>
        </w:tabs>
        <w:rPr>
          <w:noProof/>
        </w:rPr>
      </w:pPr>
      <w:hyperlink w:anchor="_Toc219055033" w:history="1">
        <w:r w:rsidRPr="001037A3">
          <w:rPr>
            <w:rStyle w:val="Hyperlink"/>
            <w:noProof/>
          </w:rPr>
          <w:t>Figure 14</w:t>
        </w:r>
        <w:r w:rsidRPr="001037A3">
          <w:rPr>
            <w:rStyle w:val="Hyperlink"/>
            <w:noProof/>
            <w:lang w:val="en-US"/>
          </w:rPr>
          <w:t xml:space="preserve"> Session Creation</w:t>
        </w:r>
        <w:r>
          <w:rPr>
            <w:noProof/>
            <w:webHidden/>
          </w:rPr>
          <w:tab/>
        </w:r>
        <w:r>
          <w:rPr>
            <w:noProof/>
            <w:webHidden/>
          </w:rPr>
          <w:fldChar w:fldCharType="begin"/>
        </w:r>
        <w:r>
          <w:rPr>
            <w:noProof/>
            <w:webHidden/>
          </w:rPr>
          <w:instrText xml:space="preserve"> PAGEREF _Toc219055033 \h </w:instrText>
        </w:r>
        <w:r>
          <w:rPr>
            <w:noProof/>
            <w:webHidden/>
          </w:rPr>
        </w:r>
        <w:r>
          <w:rPr>
            <w:noProof/>
            <w:webHidden/>
          </w:rPr>
          <w:fldChar w:fldCharType="separate"/>
        </w:r>
        <w:r>
          <w:rPr>
            <w:noProof/>
            <w:webHidden/>
          </w:rPr>
          <w:t>42</w:t>
        </w:r>
        <w:r>
          <w:rPr>
            <w:noProof/>
            <w:webHidden/>
          </w:rPr>
          <w:fldChar w:fldCharType="end"/>
        </w:r>
      </w:hyperlink>
    </w:p>
    <w:p w14:paraId="708BD6DB" w14:textId="687EDFB4" w:rsidR="00DC7290" w:rsidRDefault="00DC7290">
      <w:pPr>
        <w:pStyle w:val="TableofFigures"/>
        <w:tabs>
          <w:tab w:val="right" w:leader="dot" w:pos="9016"/>
        </w:tabs>
        <w:rPr>
          <w:noProof/>
        </w:rPr>
      </w:pPr>
      <w:hyperlink w:anchor="_Toc219055034" w:history="1">
        <w:r w:rsidRPr="001037A3">
          <w:rPr>
            <w:rStyle w:val="Hyperlink"/>
            <w:noProof/>
          </w:rPr>
          <w:t>Figure 15</w:t>
        </w:r>
        <w:r w:rsidRPr="001037A3">
          <w:rPr>
            <w:rStyle w:val="Hyperlink"/>
            <w:noProof/>
            <w:lang w:val="en-US"/>
          </w:rPr>
          <w:t xml:space="preserve"> Successful Session Creation</w:t>
        </w:r>
        <w:r>
          <w:rPr>
            <w:noProof/>
            <w:webHidden/>
          </w:rPr>
          <w:tab/>
        </w:r>
        <w:r>
          <w:rPr>
            <w:noProof/>
            <w:webHidden/>
          </w:rPr>
          <w:fldChar w:fldCharType="begin"/>
        </w:r>
        <w:r>
          <w:rPr>
            <w:noProof/>
            <w:webHidden/>
          </w:rPr>
          <w:instrText xml:space="preserve"> PAGEREF _Toc219055034 \h </w:instrText>
        </w:r>
        <w:r>
          <w:rPr>
            <w:noProof/>
            <w:webHidden/>
          </w:rPr>
        </w:r>
        <w:r>
          <w:rPr>
            <w:noProof/>
            <w:webHidden/>
          </w:rPr>
          <w:fldChar w:fldCharType="separate"/>
        </w:r>
        <w:r>
          <w:rPr>
            <w:noProof/>
            <w:webHidden/>
          </w:rPr>
          <w:t>42</w:t>
        </w:r>
        <w:r>
          <w:rPr>
            <w:noProof/>
            <w:webHidden/>
          </w:rPr>
          <w:fldChar w:fldCharType="end"/>
        </w:r>
      </w:hyperlink>
    </w:p>
    <w:p w14:paraId="3FBE8FD6" w14:textId="79BD7FFD" w:rsidR="00DC7290" w:rsidRDefault="00DC7290">
      <w:pPr>
        <w:pStyle w:val="TableofFigures"/>
        <w:tabs>
          <w:tab w:val="right" w:leader="dot" w:pos="9016"/>
        </w:tabs>
        <w:rPr>
          <w:noProof/>
        </w:rPr>
      </w:pPr>
      <w:hyperlink w:anchor="_Toc219055035" w:history="1">
        <w:r w:rsidRPr="001037A3">
          <w:rPr>
            <w:rStyle w:val="Hyperlink"/>
            <w:noProof/>
          </w:rPr>
          <w:t>Figure 16</w:t>
        </w:r>
        <w:r w:rsidRPr="001037A3">
          <w:rPr>
            <w:rStyle w:val="Hyperlink"/>
            <w:noProof/>
            <w:lang w:val="en-US"/>
          </w:rPr>
          <w:t xml:space="preserve"> Real Time Session Monitoring</w:t>
        </w:r>
        <w:r>
          <w:rPr>
            <w:noProof/>
            <w:webHidden/>
          </w:rPr>
          <w:tab/>
        </w:r>
        <w:r>
          <w:rPr>
            <w:noProof/>
            <w:webHidden/>
          </w:rPr>
          <w:fldChar w:fldCharType="begin"/>
        </w:r>
        <w:r>
          <w:rPr>
            <w:noProof/>
            <w:webHidden/>
          </w:rPr>
          <w:instrText xml:space="preserve"> PAGEREF _Toc219055035 \h </w:instrText>
        </w:r>
        <w:r>
          <w:rPr>
            <w:noProof/>
            <w:webHidden/>
          </w:rPr>
        </w:r>
        <w:r>
          <w:rPr>
            <w:noProof/>
            <w:webHidden/>
          </w:rPr>
          <w:fldChar w:fldCharType="separate"/>
        </w:r>
        <w:r>
          <w:rPr>
            <w:noProof/>
            <w:webHidden/>
          </w:rPr>
          <w:t>43</w:t>
        </w:r>
        <w:r>
          <w:rPr>
            <w:noProof/>
            <w:webHidden/>
          </w:rPr>
          <w:fldChar w:fldCharType="end"/>
        </w:r>
      </w:hyperlink>
    </w:p>
    <w:p w14:paraId="0CA0DD63" w14:textId="494DBDE8" w:rsidR="00DC7290" w:rsidRDefault="00DC7290">
      <w:pPr>
        <w:pStyle w:val="TableofFigures"/>
        <w:tabs>
          <w:tab w:val="right" w:leader="dot" w:pos="9016"/>
        </w:tabs>
        <w:rPr>
          <w:noProof/>
        </w:rPr>
      </w:pPr>
      <w:hyperlink w:anchor="_Toc219055036" w:history="1">
        <w:r w:rsidRPr="001037A3">
          <w:rPr>
            <w:rStyle w:val="Hyperlink"/>
            <w:rFonts w:ascii="Times New Roman" w:hAnsi="Times New Roman" w:cs="Times New Roman"/>
            <w:noProof/>
          </w:rPr>
          <w:t>Figure 17</w:t>
        </w:r>
        <w:r w:rsidRPr="001037A3">
          <w:rPr>
            <w:rStyle w:val="Hyperlink"/>
            <w:rFonts w:ascii="Times New Roman" w:hAnsi="Times New Roman" w:cs="Times New Roman"/>
            <w:noProof/>
            <w:lang w:val="en-US"/>
          </w:rPr>
          <w:t xml:space="preserve"> Integrated Development Environment (IDE)</w:t>
        </w:r>
        <w:r>
          <w:rPr>
            <w:noProof/>
            <w:webHidden/>
          </w:rPr>
          <w:tab/>
        </w:r>
        <w:r>
          <w:rPr>
            <w:noProof/>
            <w:webHidden/>
          </w:rPr>
          <w:fldChar w:fldCharType="begin"/>
        </w:r>
        <w:r>
          <w:rPr>
            <w:noProof/>
            <w:webHidden/>
          </w:rPr>
          <w:instrText xml:space="preserve"> PAGEREF _Toc219055036 \h </w:instrText>
        </w:r>
        <w:r>
          <w:rPr>
            <w:noProof/>
            <w:webHidden/>
          </w:rPr>
        </w:r>
        <w:r>
          <w:rPr>
            <w:noProof/>
            <w:webHidden/>
          </w:rPr>
          <w:fldChar w:fldCharType="separate"/>
        </w:r>
        <w:r>
          <w:rPr>
            <w:noProof/>
            <w:webHidden/>
          </w:rPr>
          <w:t>44</w:t>
        </w:r>
        <w:r>
          <w:rPr>
            <w:noProof/>
            <w:webHidden/>
          </w:rPr>
          <w:fldChar w:fldCharType="end"/>
        </w:r>
      </w:hyperlink>
    </w:p>
    <w:p w14:paraId="1259CDE0" w14:textId="0002DD5B" w:rsidR="00DC7290" w:rsidRDefault="00DC7290">
      <w:pPr>
        <w:pStyle w:val="TableofFigures"/>
        <w:tabs>
          <w:tab w:val="right" w:leader="dot" w:pos="9016"/>
        </w:tabs>
        <w:rPr>
          <w:noProof/>
        </w:rPr>
      </w:pPr>
      <w:hyperlink w:anchor="_Toc219055037" w:history="1">
        <w:r w:rsidRPr="001037A3">
          <w:rPr>
            <w:rStyle w:val="Hyperlink"/>
            <w:rFonts w:ascii="Times New Roman" w:hAnsi="Times New Roman" w:cs="Times New Roman"/>
            <w:noProof/>
          </w:rPr>
          <w:t>Figure 18</w:t>
        </w:r>
        <w:r w:rsidRPr="001037A3">
          <w:rPr>
            <w:rStyle w:val="Hyperlink"/>
            <w:rFonts w:ascii="Times New Roman" w:hAnsi="Times New Roman" w:cs="Times New Roman"/>
            <w:noProof/>
            <w:lang w:val="en-US"/>
          </w:rPr>
          <w:t xml:space="preserve"> Tech Stack and How to Run Locally</w:t>
        </w:r>
        <w:r>
          <w:rPr>
            <w:noProof/>
            <w:webHidden/>
          </w:rPr>
          <w:tab/>
        </w:r>
        <w:r>
          <w:rPr>
            <w:noProof/>
            <w:webHidden/>
          </w:rPr>
          <w:fldChar w:fldCharType="begin"/>
        </w:r>
        <w:r>
          <w:rPr>
            <w:noProof/>
            <w:webHidden/>
          </w:rPr>
          <w:instrText xml:space="preserve"> PAGEREF _Toc219055037 \h </w:instrText>
        </w:r>
        <w:r>
          <w:rPr>
            <w:noProof/>
            <w:webHidden/>
          </w:rPr>
        </w:r>
        <w:r>
          <w:rPr>
            <w:noProof/>
            <w:webHidden/>
          </w:rPr>
          <w:fldChar w:fldCharType="separate"/>
        </w:r>
        <w:r>
          <w:rPr>
            <w:noProof/>
            <w:webHidden/>
          </w:rPr>
          <w:t>45</w:t>
        </w:r>
        <w:r>
          <w:rPr>
            <w:noProof/>
            <w:webHidden/>
          </w:rPr>
          <w:fldChar w:fldCharType="end"/>
        </w:r>
      </w:hyperlink>
    </w:p>
    <w:p w14:paraId="1A3BB29D" w14:textId="5D806C38" w:rsidR="00DC7290" w:rsidRDefault="00DC7290">
      <w:pPr>
        <w:pStyle w:val="TableofFigures"/>
        <w:tabs>
          <w:tab w:val="right" w:leader="dot" w:pos="9016"/>
        </w:tabs>
        <w:rPr>
          <w:noProof/>
        </w:rPr>
      </w:pPr>
      <w:hyperlink w:anchor="_Toc219055038" w:history="1">
        <w:r w:rsidRPr="001037A3">
          <w:rPr>
            <w:rStyle w:val="Hyperlink"/>
            <w:rFonts w:ascii="Times New Roman" w:hAnsi="Times New Roman" w:cs="Times New Roman"/>
            <w:noProof/>
          </w:rPr>
          <w:t>Figure 19</w:t>
        </w:r>
        <w:r w:rsidRPr="001037A3">
          <w:rPr>
            <w:rStyle w:val="Hyperlink"/>
            <w:rFonts w:ascii="Times New Roman" w:hAnsi="Times New Roman" w:cs="Times New Roman"/>
            <w:noProof/>
            <w:lang w:val="en-US"/>
          </w:rPr>
          <w:t xml:space="preserve"> Codebase</w:t>
        </w:r>
        <w:r>
          <w:rPr>
            <w:noProof/>
            <w:webHidden/>
          </w:rPr>
          <w:tab/>
        </w:r>
        <w:r>
          <w:rPr>
            <w:noProof/>
            <w:webHidden/>
          </w:rPr>
          <w:fldChar w:fldCharType="begin"/>
        </w:r>
        <w:r>
          <w:rPr>
            <w:noProof/>
            <w:webHidden/>
          </w:rPr>
          <w:instrText xml:space="preserve"> PAGEREF _Toc219055038 \h </w:instrText>
        </w:r>
        <w:r>
          <w:rPr>
            <w:noProof/>
            <w:webHidden/>
          </w:rPr>
        </w:r>
        <w:r>
          <w:rPr>
            <w:noProof/>
            <w:webHidden/>
          </w:rPr>
          <w:fldChar w:fldCharType="separate"/>
        </w:r>
        <w:r>
          <w:rPr>
            <w:noProof/>
            <w:webHidden/>
          </w:rPr>
          <w:t>45</w:t>
        </w:r>
        <w:r>
          <w:rPr>
            <w:noProof/>
            <w:webHidden/>
          </w:rPr>
          <w:fldChar w:fldCharType="end"/>
        </w:r>
      </w:hyperlink>
    </w:p>
    <w:p w14:paraId="7F3FF943" w14:textId="692CDCA6" w:rsidR="00DC7290" w:rsidRDefault="00DC7290">
      <w:pPr>
        <w:pStyle w:val="TableofFigures"/>
        <w:tabs>
          <w:tab w:val="right" w:leader="dot" w:pos="9016"/>
        </w:tabs>
        <w:rPr>
          <w:noProof/>
        </w:rPr>
      </w:pPr>
      <w:hyperlink w:anchor="_Toc219055039" w:history="1">
        <w:r w:rsidRPr="001037A3">
          <w:rPr>
            <w:rStyle w:val="Hyperlink"/>
            <w:noProof/>
          </w:rPr>
          <w:t>Figure 20</w:t>
        </w:r>
        <w:r w:rsidRPr="001037A3">
          <w:rPr>
            <w:rStyle w:val="Hyperlink"/>
            <w:noProof/>
            <w:lang w:val="en-US"/>
          </w:rPr>
          <w:t xml:space="preserve"> Folder Structure</w:t>
        </w:r>
        <w:r>
          <w:rPr>
            <w:noProof/>
            <w:webHidden/>
          </w:rPr>
          <w:tab/>
        </w:r>
        <w:r>
          <w:rPr>
            <w:noProof/>
            <w:webHidden/>
          </w:rPr>
          <w:fldChar w:fldCharType="begin"/>
        </w:r>
        <w:r>
          <w:rPr>
            <w:noProof/>
            <w:webHidden/>
          </w:rPr>
          <w:instrText xml:space="preserve"> PAGEREF _Toc219055039 \h </w:instrText>
        </w:r>
        <w:r>
          <w:rPr>
            <w:noProof/>
            <w:webHidden/>
          </w:rPr>
        </w:r>
        <w:r>
          <w:rPr>
            <w:noProof/>
            <w:webHidden/>
          </w:rPr>
          <w:fldChar w:fldCharType="separate"/>
        </w:r>
        <w:r>
          <w:rPr>
            <w:noProof/>
            <w:webHidden/>
          </w:rPr>
          <w:t>46</w:t>
        </w:r>
        <w:r>
          <w:rPr>
            <w:noProof/>
            <w:webHidden/>
          </w:rPr>
          <w:fldChar w:fldCharType="end"/>
        </w:r>
      </w:hyperlink>
    </w:p>
    <w:p w14:paraId="544A8370" w14:textId="6DA4EA73" w:rsidR="00DC7290" w:rsidRDefault="00DC7290">
      <w:pPr>
        <w:pStyle w:val="TableofFigures"/>
        <w:tabs>
          <w:tab w:val="right" w:leader="dot" w:pos="9016"/>
        </w:tabs>
        <w:rPr>
          <w:noProof/>
        </w:rPr>
      </w:pPr>
      <w:hyperlink w:anchor="_Toc219055040" w:history="1">
        <w:r w:rsidRPr="001037A3">
          <w:rPr>
            <w:rStyle w:val="Hyperlink"/>
            <w:rFonts w:ascii="Times New Roman" w:hAnsi="Times New Roman" w:cs="Times New Roman"/>
            <w:noProof/>
          </w:rPr>
          <w:t>Figure 21</w:t>
        </w:r>
        <w:r w:rsidRPr="001037A3">
          <w:rPr>
            <w:rStyle w:val="Hyperlink"/>
            <w:rFonts w:ascii="Times New Roman" w:hAnsi="Times New Roman" w:cs="Times New Roman"/>
            <w:noProof/>
            <w:lang w:val="en-US"/>
          </w:rPr>
          <w:t xml:space="preserve"> Unit Testing Module</w:t>
        </w:r>
        <w:r>
          <w:rPr>
            <w:noProof/>
            <w:webHidden/>
          </w:rPr>
          <w:tab/>
        </w:r>
        <w:r>
          <w:rPr>
            <w:noProof/>
            <w:webHidden/>
          </w:rPr>
          <w:fldChar w:fldCharType="begin"/>
        </w:r>
        <w:r>
          <w:rPr>
            <w:noProof/>
            <w:webHidden/>
          </w:rPr>
          <w:instrText xml:space="preserve"> PAGEREF _Toc219055040 \h </w:instrText>
        </w:r>
        <w:r>
          <w:rPr>
            <w:noProof/>
            <w:webHidden/>
          </w:rPr>
        </w:r>
        <w:r>
          <w:rPr>
            <w:noProof/>
            <w:webHidden/>
          </w:rPr>
          <w:fldChar w:fldCharType="separate"/>
        </w:r>
        <w:r>
          <w:rPr>
            <w:noProof/>
            <w:webHidden/>
          </w:rPr>
          <w:t>49</w:t>
        </w:r>
        <w:r>
          <w:rPr>
            <w:noProof/>
            <w:webHidden/>
          </w:rPr>
          <w:fldChar w:fldCharType="end"/>
        </w:r>
      </w:hyperlink>
    </w:p>
    <w:p w14:paraId="49A14285" w14:textId="5B0BC785" w:rsidR="00DC7290" w:rsidRDefault="00DC7290">
      <w:pPr>
        <w:pStyle w:val="TableofFigures"/>
        <w:tabs>
          <w:tab w:val="right" w:leader="dot" w:pos="9016"/>
        </w:tabs>
        <w:rPr>
          <w:noProof/>
        </w:rPr>
      </w:pPr>
      <w:hyperlink w:anchor="_Toc219055041" w:history="1">
        <w:r w:rsidRPr="001037A3">
          <w:rPr>
            <w:rStyle w:val="Hyperlink"/>
            <w:rFonts w:ascii="Times New Roman" w:hAnsi="Times New Roman" w:cs="Times New Roman"/>
            <w:noProof/>
          </w:rPr>
          <w:t>Figure 22</w:t>
        </w:r>
        <w:r w:rsidRPr="001037A3">
          <w:rPr>
            <w:rStyle w:val="Hyperlink"/>
            <w:rFonts w:ascii="Times New Roman" w:hAnsi="Times New Roman" w:cs="Times New Roman"/>
            <w:noProof/>
            <w:lang w:val="en-US"/>
          </w:rPr>
          <w:t xml:space="preserve"> Frontend-Backend Integration</w:t>
        </w:r>
        <w:r>
          <w:rPr>
            <w:noProof/>
            <w:webHidden/>
          </w:rPr>
          <w:tab/>
        </w:r>
        <w:r>
          <w:rPr>
            <w:noProof/>
            <w:webHidden/>
          </w:rPr>
          <w:fldChar w:fldCharType="begin"/>
        </w:r>
        <w:r>
          <w:rPr>
            <w:noProof/>
            <w:webHidden/>
          </w:rPr>
          <w:instrText xml:space="preserve"> PAGEREF _Toc219055041 \h </w:instrText>
        </w:r>
        <w:r>
          <w:rPr>
            <w:noProof/>
            <w:webHidden/>
          </w:rPr>
        </w:r>
        <w:r>
          <w:rPr>
            <w:noProof/>
            <w:webHidden/>
          </w:rPr>
          <w:fldChar w:fldCharType="separate"/>
        </w:r>
        <w:r>
          <w:rPr>
            <w:noProof/>
            <w:webHidden/>
          </w:rPr>
          <w:t>50</w:t>
        </w:r>
        <w:r>
          <w:rPr>
            <w:noProof/>
            <w:webHidden/>
          </w:rPr>
          <w:fldChar w:fldCharType="end"/>
        </w:r>
      </w:hyperlink>
    </w:p>
    <w:p w14:paraId="4A81B232" w14:textId="7EDDA8C6" w:rsidR="00DC7290" w:rsidRDefault="00DC7290">
      <w:pPr>
        <w:pStyle w:val="TableofFigures"/>
        <w:tabs>
          <w:tab w:val="right" w:leader="dot" w:pos="9016"/>
        </w:tabs>
        <w:rPr>
          <w:noProof/>
        </w:rPr>
      </w:pPr>
      <w:hyperlink w:anchor="_Toc219055042" w:history="1">
        <w:r w:rsidRPr="001037A3">
          <w:rPr>
            <w:rStyle w:val="Hyperlink"/>
            <w:noProof/>
          </w:rPr>
          <w:t>Figure 23</w:t>
        </w:r>
        <w:r w:rsidRPr="001037A3">
          <w:rPr>
            <w:rStyle w:val="Hyperlink"/>
            <w:noProof/>
            <w:lang w:val="en-US"/>
          </w:rPr>
          <w:t xml:space="preserve"> Manual Testing For Session Stopping</w:t>
        </w:r>
        <w:r>
          <w:rPr>
            <w:noProof/>
            <w:webHidden/>
          </w:rPr>
          <w:tab/>
        </w:r>
        <w:r>
          <w:rPr>
            <w:noProof/>
            <w:webHidden/>
          </w:rPr>
          <w:fldChar w:fldCharType="begin"/>
        </w:r>
        <w:r>
          <w:rPr>
            <w:noProof/>
            <w:webHidden/>
          </w:rPr>
          <w:instrText xml:space="preserve"> PAGEREF _Toc219055042 \h </w:instrText>
        </w:r>
        <w:r>
          <w:rPr>
            <w:noProof/>
            <w:webHidden/>
          </w:rPr>
        </w:r>
        <w:r>
          <w:rPr>
            <w:noProof/>
            <w:webHidden/>
          </w:rPr>
          <w:fldChar w:fldCharType="separate"/>
        </w:r>
        <w:r>
          <w:rPr>
            <w:noProof/>
            <w:webHidden/>
          </w:rPr>
          <w:t>51</w:t>
        </w:r>
        <w:r>
          <w:rPr>
            <w:noProof/>
            <w:webHidden/>
          </w:rPr>
          <w:fldChar w:fldCharType="end"/>
        </w:r>
      </w:hyperlink>
    </w:p>
    <w:p w14:paraId="6C9E05BF" w14:textId="64DE341E" w:rsidR="00DC7290" w:rsidRDefault="00DC7290">
      <w:pPr>
        <w:pStyle w:val="TableofFigures"/>
        <w:tabs>
          <w:tab w:val="right" w:leader="dot" w:pos="9016"/>
        </w:tabs>
        <w:rPr>
          <w:noProof/>
        </w:rPr>
      </w:pPr>
      <w:hyperlink w:anchor="_Toc219055043" w:history="1">
        <w:r w:rsidRPr="001037A3">
          <w:rPr>
            <w:rStyle w:val="Hyperlink"/>
            <w:rFonts w:ascii="Times New Roman" w:hAnsi="Times New Roman" w:cs="Times New Roman"/>
            <w:noProof/>
          </w:rPr>
          <w:t>Figure 24</w:t>
        </w:r>
        <w:r w:rsidRPr="001037A3">
          <w:rPr>
            <w:rStyle w:val="Hyperlink"/>
            <w:rFonts w:ascii="Times New Roman" w:hAnsi="Times New Roman" w:cs="Times New Roman"/>
            <w:noProof/>
            <w:lang w:val="en-US"/>
          </w:rPr>
          <w:t xml:space="preserve"> Billing and Analytics</w:t>
        </w:r>
        <w:r>
          <w:rPr>
            <w:noProof/>
            <w:webHidden/>
          </w:rPr>
          <w:tab/>
        </w:r>
        <w:r>
          <w:rPr>
            <w:noProof/>
            <w:webHidden/>
          </w:rPr>
          <w:fldChar w:fldCharType="begin"/>
        </w:r>
        <w:r>
          <w:rPr>
            <w:noProof/>
            <w:webHidden/>
          </w:rPr>
          <w:instrText xml:space="preserve"> PAGEREF _Toc219055043 \h </w:instrText>
        </w:r>
        <w:r>
          <w:rPr>
            <w:noProof/>
            <w:webHidden/>
          </w:rPr>
        </w:r>
        <w:r>
          <w:rPr>
            <w:noProof/>
            <w:webHidden/>
          </w:rPr>
          <w:fldChar w:fldCharType="separate"/>
        </w:r>
        <w:r>
          <w:rPr>
            <w:noProof/>
            <w:webHidden/>
          </w:rPr>
          <w:t>64</w:t>
        </w:r>
        <w:r>
          <w:rPr>
            <w:noProof/>
            <w:webHidden/>
          </w:rPr>
          <w:fldChar w:fldCharType="end"/>
        </w:r>
      </w:hyperlink>
    </w:p>
    <w:p w14:paraId="054F6B93" w14:textId="12B39E8B" w:rsidR="00DC7290" w:rsidRDefault="00DC7290">
      <w:pPr>
        <w:pStyle w:val="TableofFigures"/>
        <w:tabs>
          <w:tab w:val="right" w:leader="dot" w:pos="9016"/>
        </w:tabs>
        <w:rPr>
          <w:noProof/>
        </w:rPr>
      </w:pPr>
      <w:hyperlink w:anchor="_Toc219055044" w:history="1">
        <w:r w:rsidRPr="001037A3">
          <w:rPr>
            <w:rStyle w:val="Hyperlink"/>
            <w:rFonts w:ascii="Times New Roman" w:hAnsi="Times New Roman" w:cs="Times New Roman"/>
            <w:noProof/>
          </w:rPr>
          <w:t>Figure 25</w:t>
        </w:r>
        <w:r w:rsidRPr="001037A3">
          <w:rPr>
            <w:rStyle w:val="Hyperlink"/>
            <w:rFonts w:ascii="Times New Roman" w:hAnsi="Times New Roman" w:cs="Times New Roman"/>
            <w:noProof/>
            <w:lang w:val="en-US"/>
          </w:rPr>
          <w:t xml:space="preserve"> Folder Structure</w:t>
        </w:r>
        <w:r>
          <w:rPr>
            <w:noProof/>
            <w:webHidden/>
          </w:rPr>
          <w:tab/>
        </w:r>
        <w:r>
          <w:rPr>
            <w:noProof/>
            <w:webHidden/>
          </w:rPr>
          <w:fldChar w:fldCharType="begin"/>
        </w:r>
        <w:r>
          <w:rPr>
            <w:noProof/>
            <w:webHidden/>
          </w:rPr>
          <w:instrText xml:space="preserve"> PAGEREF _Toc219055044 \h </w:instrText>
        </w:r>
        <w:r>
          <w:rPr>
            <w:noProof/>
            <w:webHidden/>
          </w:rPr>
        </w:r>
        <w:r>
          <w:rPr>
            <w:noProof/>
            <w:webHidden/>
          </w:rPr>
          <w:fldChar w:fldCharType="separate"/>
        </w:r>
        <w:r>
          <w:rPr>
            <w:noProof/>
            <w:webHidden/>
          </w:rPr>
          <w:t>65</w:t>
        </w:r>
        <w:r>
          <w:rPr>
            <w:noProof/>
            <w:webHidden/>
          </w:rPr>
          <w:fldChar w:fldCharType="end"/>
        </w:r>
      </w:hyperlink>
    </w:p>
    <w:p w14:paraId="52DE8B31" w14:textId="20B7B15C" w:rsidR="00DC7290" w:rsidRDefault="00DC7290">
      <w:pPr>
        <w:pStyle w:val="TableofFigures"/>
        <w:tabs>
          <w:tab w:val="right" w:leader="dot" w:pos="9016"/>
        </w:tabs>
        <w:rPr>
          <w:noProof/>
        </w:rPr>
      </w:pPr>
      <w:hyperlink w:anchor="_Toc219055045" w:history="1">
        <w:r w:rsidRPr="001037A3">
          <w:rPr>
            <w:rStyle w:val="Hyperlink"/>
            <w:rFonts w:ascii="Times New Roman" w:hAnsi="Times New Roman" w:cs="Times New Roman"/>
            <w:noProof/>
          </w:rPr>
          <w:t>Figure 26</w:t>
        </w:r>
        <w:r w:rsidRPr="001037A3">
          <w:rPr>
            <w:rStyle w:val="Hyperlink"/>
            <w:rFonts w:ascii="Times New Roman" w:hAnsi="Times New Roman" w:cs="Times New Roman"/>
            <w:noProof/>
            <w:lang w:val="en-US"/>
          </w:rPr>
          <w:t xml:space="preserve"> Database Setup</w:t>
        </w:r>
        <w:r>
          <w:rPr>
            <w:noProof/>
            <w:webHidden/>
          </w:rPr>
          <w:tab/>
        </w:r>
        <w:r>
          <w:rPr>
            <w:noProof/>
            <w:webHidden/>
          </w:rPr>
          <w:fldChar w:fldCharType="begin"/>
        </w:r>
        <w:r>
          <w:rPr>
            <w:noProof/>
            <w:webHidden/>
          </w:rPr>
          <w:instrText xml:space="preserve"> PAGEREF _Toc219055045 \h </w:instrText>
        </w:r>
        <w:r>
          <w:rPr>
            <w:noProof/>
            <w:webHidden/>
          </w:rPr>
        </w:r>
        <w:r>
          <w:rPr>
            <w:noProof/>
            <w:webHidden/>
          </w:rPr>
          <w:fldChar w:fldCharType="separate"/>
        </w:r>
        <w:r>
          <w:rPr>
            <w:noProof/>
            <w:webHidden/>
          </w:rPr>
          <w:t>68</w:t>
        </w:r>
        <w:r>
          <w:rPr>
            <w:noProof/>
            <w:webHidden/>
          </w:rPr>
          <w:fldChar w:fldCharType="end"/>
        </w:r>
      </w:hyperlink>
    </w:p>
    <w:p w14:paraId="244760AD" w14:textId="74ACAF9B" w:rsidR="008673A6" w:rsidRPr="004C0183" w:rsidRDefault="00DC7290" w:rsidP="004C0183">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fldChar w:fldCharType="end"/>
      </w:r>
      <w:r w:rsidR="008673A6" w:rsidRPr="00844042">
        <w:rPr>
          <w:rFonts w:ascii="Times New Roman" w:hAnsi="Times New Roman" w:cs="Times New Roman"/>
          <w:sz w:val="28"/>
          <w:szCs w:val="28"/>
          <w:lang w:val="en-US"/>
        </w:rPr>
        <w:br w:type="page"/>
      </w:r>
    </w:p>
    <w:p w14:paraId="63BD64F7" w14:textId="6764C349" w:rsidR="00803994" w:rsidRPr="00844042" w:rsidRDefault="007D12AB" w:rsidP="009E6B7E">
      <w:pPr>
        <w:pStyle w:val="Heading1"/>
        <w:rPr>
          <w:rFonts w:ascii="Times New Roman" w:hAnsi="Times New Roman" w:cs="Times New Roman"/>
          <w:lang w:val="en-US"/>
        </w:rPr>
      </w:pPr>
      <w:bookmarkStart w:id="5" w:name="_Toc219054963"/>
      <w:r w:rsidRPr="00844042">
        <w:rPr>
          <w:rFonts w:ascii="Times New Roman" w:hAnsi="Times New Roman" w:cs="Times New Roman"/>
          <w:lang w:val="en-US"/>
        </w:rPr>
        <w:lastRenderedPageBreak/>
        <w:t>LIST OF ABBREVIATIONS/ACRONYMS</w:t>
      </w:r>
      <w:bookmarkEnd w:id="5"/>
    </w:p>
    <w:p w14:paraId="740463C5" w14:textId="77777777" w:rsidR="00916791" w:rsidRDefault="00916791"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SSH – Secure Shell</w:t>
      </w:r>
    </w:p>
    <w:p w14:paraId="13154362" w14:textId="320314B5" w:rsidR="00A615C0" w:rsidRDefault="00A615C0"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JDK – Java Development Kit</w:t>
      </w:r>
    </w:p>
    <w:p w14:paraId="59A351DF" w14:textId="7DEFD1B4" w:rsidR="00A615C0" w:rsidRDefault="00A615C0"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SQL – Structured Query Language</w:t>
      </w:r>
    </w:p>
    <w:p w14:paraId="73A7854F" w14:textId="0FC9001C" w:rsidR="004C5237" w:rsidRDefault="004C5237"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RDBMS – Relational Database Management System</w:t>
      </w:r>
    </w:p>
    <w:p w14:paraId="657C8D07" w14:textId="6FFCEACD" w:rsidR="000E59B9" w:rsidRDefault="000E59B9"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STK – Sim Toolkit</w:t>
      </w:r>
    </w:p>
    <w:p w14:paraId="2043B729" w14:textId="445E380C" w:rsidR="00F5088C" w:rsidRDefault="00F5088C"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RPM – Rate Per Minute</w:t>
      </w:r>
    </w:p>
    <w:p w14:paraId="3B1574DD" w14:textId="40910978" w:rsidR="00341111" w:rsidRDefault="00341111"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JSON – JavaScript Object Notation</w:t>
      </w:r>
    </w:p>
    <w:p w14:paraId="0DE95172" w14:textId="77777777" w:rsidR="004A4645" w:rsidRDefault="004A4645"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HTML – Hypertext Markup Language</w:t>
      </w:r>
    </w:p>
    <w:p w14:paraId="15195CF1" w14:textId="7A06C612" w:rsidR="001E119E" w:rsidRDefault="001E119E"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API – Application Programming Interface</w:t>
      </w:r>
    </w:p>
    <w:p w14:paraId="4B2B9716" w14:textId="77777777" w:rsidR="004A4645" w:rsidRDefault="004A4645"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CSS – Cascading Styles Sheet</w:t>
      </w:r>
    </w:p>
    <w:p w14:paraId="277AED11" w14:textId="77777777" w:rsidR="005B4CF8" w:rsidRDefault="005B4CF8"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AWS – Amazon Web Services</w:t>
      </w:r>
    </w:p>
    <w:p w14:paraId="7D77F202" w14:textId="77777777" w:rsidR="005B4CF8" w:rsidRDefault="005B4CF8" w:rsidP="00DD59C6">
      <w:pPr>
        <w:spacing w:line="480" w:lineRule="auto"/>
        <w:rPr>
          <w:rFonts w:ascii="Times New Roman" w:hAnsi="Times New Roman" w:cs="Times New Roman"/>
          <w:sz w:val="28"/>
          <w:szCs w:val="28"/>
          <w:lang w:val="en-US"/>
        </w:rPr>
      </w:pPr>
      <w:r>
        <w:rPr>
          <w:rFonts w:ascii="Times New Roman" w:hAnsi="Times New Roman" w:cs="Times New Roman"/>
          <w:sz w:val="28"/>
          <w:szCs w:val="28"/>
          <w:lang w:val="en-US"/>
        </w:rPr>
        <w:t>ML – Machine Learning</w:t>
      </w:r>
    </w:p>
    <w:p w14:paraId="417652DD" w14:textId="77777777" w:rsidR="00C566E1" w:rsidRDefault="00782DF5" w:rsidP="00DD59C6">
      <w:pPr>
        <w:spacing w:line="480" w:lineRule="auto"/>
        <w:rPr>
          <w:rFonts w:ascii="Times New Roman" w:hAnsi="Times New Roman" w:cs="Times New Roman"/>
          <w:sz w:val="28"/>
          <w:szCs w:val="28"/>
          <w:lang w:val="en-US"/>
        </w:rPr>
        <w:sectPr w:rsidR="00C566E1" w:rsidSect="009A454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upperRoman"/>
          <w:cols w:space="708"/>
          <w:titlePg/>
          <w:docGrid w:linePitch="360"/>
        </w:sectPr>
      </w:pPr>
      <w:r>
        <w:rPr>
          <w:rFonts w:ascii="Times New Roman" w:hAnsi="Times New Roman" w:cs="Times New Roman"/>
          <w:sz w:val="28"/>
          <w:szCs w:val="28"/>
          <w:lang w:val="en-US"/>
        </w:rPr>
        <w:t xml:space="preserve">JWT – </w:t>
      </w:r>
      <w:r w:rsidR="00D42AD0">
        <w:rPr>
          <w:rFonts w:ascii="Times New Roman" w:hAnsi="Times New Roman" w:cs="Times New Roman"/>
          <w:sz w:val="28"/>
          <w:szCs w:val="28"/>
          <w:lang w:val="en-US"/>
        </w:rPr>
        <w:t>JSON</w:t>
      </w:r>
      <w:r>
        <w:rPr>
          <w:rFonts w:ascii="Times New Roman" w:hAnsi="Times New Roman" w:cs="Times New Roman"/>
          <w:sz w:val="28"/>
          <w:szCs w:val="28"/>
          <w:lang w:val="en-US"/>
        </w:rPr>
        <w:t xml:space="preserve"> Web Toke</w:t>
      </w:r>
      <w:r w:rsidR="00DE0A49">
        <w:rPr>
          <w:rFonts w:ascii="Times New Roman" w:hAnsi="Times New Roman" w:cs="Times New Roman"/>
          <w:sz w:val="28"/>
          <w:szCs w:val="28"/>
          <w:lang w:val="en-US"/>
        </w:rPr>
        <w:t>n</w:t>
      </w:r>
    </w:p>
    <w:p w14:paraId="540F3B5A" w14:textId="3A65FEED" w:rsidR="00803994" w:rsidRPr="00844042" w:rsidRDefault="00803994" w:rsidP="00DD59C6">
      <w:pPr>
        <w:spacing w:line="480" w:lineRule="auto"/>
        <w:rPr>
          <w:rFonts w:ascii="Times New Roman" w:hAnsi="Times New Roman" w:cs="Times New Roman"/>
          <w:sz w:val="28"/>
          <w:szCs w:val="28"/>
          <w:lang w:val="en-US"/>
        </w:rPr>
      </w:pPr>
    </w:p>
    <w:p w14:paraId="26D999B8" w14:textId="77777777" w:rsidR="00803994" w:rsidRPr="00844042" w:rsidRDefault="00803994"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6E71B931" w14:textId="2A72BA4B" w:rsidR="00910A53" w:rsidRPr="00844042" w:rsidRDefault="00803994" w:rsidP="009E6B7E">
      <w:pPr>
        <w:pStyle w:val="Heading1"/>
        <w:rPr>
          <w:rFonts w:ascii="Times New Roman" w:hAnsi="Times New Roman" w:cs="Times New Roman"/>
          <w:lang w:val="en-US"/>
        </w:rPr>
      </w:pPr>
      <w:bookmarkStart w:id="6" w:name="_Toc219054964"/>
      <w:r w:rsidRPr="00844042">
        <w:rPr>
          <w:rFonts w:ascii="Times New Roman" w:hAnsi="Times New Roman" w:cs="Times New Roman"/>
          <w:lang w:val="en-US"/>
        </w:rPr>
        <w:lastRenderedPageBreak/>
        <w:t>CHAPTER ONE</w:t>
      </w:r>
      <w:r w:rsidR="00AC61D7" w:rsidRPr="00844042">
        <w:rPr>
          <w:rFonts w:ascii="Times New Roman" w:hAnsi="Times New Roman" w:cs="Times New Roman"/>
          <w:lang w:val="en-US"/>
        </w:rPr>
        <w:t>: INTRODUCTION</w:t>
      </w:r>
      <w:bookmarkEnd w:id="6"/>
    </w:p>
    <w:p w14:paraId="5D7F111B" w14:textId="74932164" w:rsidR="00850698" w:rsidRPr="00844042" w:rsidRDefault="00415015" w:rsidP="009E6B7E">
      <w:pPr>
        <w:pStyle w:val="Heading2"/>
        <w:rPr>
          <w:rFonts w:ascii="Times New Roman" w:hAnsi="Times New Roman" w:cs="Times New Roman"/>
          <w:lang w:val="en-US"/>
        </w:rPr>
      </w:pPr>
      <w:bookmarkStart w:id="7" w:name="_Toc219054965"/>
      <w:r w:rsidRPr="00844042">
        <w:rPr>
          <w:rFonts w:ascii="Times New Roman" w:hAnsi="Times New Roman" w:cs="Times New Roman"/>
          <w:lang w:val="en-US"/>
        </w:rPr>
        <w:t>Background of the Study</w:t>
      </w:r>
      <w:bookmarkEnd w:id="7"/>
    </w:p>
    <w:p w14:paraId="4AD9C3CF" w14:textId="28FAC4C2" w:rsidR="004314AE" w:rsidRPr="00844042" w:rsidRDefault="00E64526"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The increasing demand for bike rental services in recent years has been attributed to the expanding student population and their demand for accessible, reliable, and reasonably priced transportation on and around campus. Consequently, the growth of the student population and the need for rapid movement both within and around the campus have resulted in a large number of small bike rental operations emerging. Bike rental </w:t>
      </w:r>
      <w:r w:rsidR="005170C5" w:rsidRPr="00844042">
        <w:rPr>
          <w:rFonts w:ascii="Times New Roman" w:hAnsi="Times New Roman" w:cs="Times New Roman"/>
          <w:sz w:val="28"/>
          <w:szCs w:val="28"/>
          <w:lang w:val="en-US"/>
        </w:rPr>
        <w:t>shops</w:t>
      </w:r>
      <w:r w:rsidRPr="00844042">
        <w:rPr>
          <w:rFonts w:ascii="Times New Roman" w:hAnsi="Times New Roman" w:cs="Times New Roman"/>
          <w:sz w:val="28"/>
          <w:szCs w:val="28"/>
          <w:lang w:val="en-US"/>
        </w:rPr>
        <w:t xml:space="preserve"> are critical components of local businesses and support the needs of students</w:t>
      </w:r>
      <w:r w:rsidR="00F825D5"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for daily transportation.</w:t>
      </w:r>
    </w:p>
    <w:p w14:paraId="1F9066E1" w14:textId="232CCAF0" w:rsidR="00E64526" w:rsidRPr="006B4DDE" w:rsidRDefault="00E64526" w:rsidP="006B4DDE">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As such, many </w:t>
      </w:r>
      <w:r w:rsidR="00A82923" w:rsidRPr="00844042">
        <w:rPr>
          <w:rFonts w:ascii="Times New Roman" w:hAnsi="Times New Roman" w:cs="Times New Roman"/>
          <w:sz w:val="28"/>
          <w:szCs w:val="28"/>
          <w:lang w:val="en-US"/>
        </w:rPr>
        <w:t xml:space="preserve">rental </w:t>
      </w:r>
      <w:r w:rsidRPr="00844042">
        <w:rPr>
          <w:rFonts w:ascii="Times New Roman" w:hAnsi="Times New Roman" w:cs="Times New Roman"/>
          <w:sz w:val="28"/>
          <w:szCs w:val="28"/>
          <w:lang w:val="en-US"/>
        </w:rPr>
        <w:t>bike operations still rely on traditional means of processing operations, such as written records, verbal agreements, and paper invoices</w:t>
      </w:r>
      <w:r w:rsidR="00F51302"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to manage bike rentals, customer data, and billing procedures. The reliance on manual data processing methods is often associated with inefficient processes and opportunities for error, including lost records and inaccurate time tracking and incorrect bill amounts. These challenges can make it difficult for bike rental owners to effectively manage daily operations, track multiple bikes at once</w:t>
      </w:r>
      <w:r w:rsidR="00F51302"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and keep accurate records for tax and business purposes.</w:t>
      </w:r>
    </w:p>
    <w:p w14:paraId="634BE425" w14:textId="4E5CBEE3" w:rsidR="00490932" w:rsidRPr="00844042" w:rsidRDefault="00E64526"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As technology has continued to evolve, digital solutions will provide effective methods to eliminate many of these challenges. Web-based systems will automate record tracking, provide more accurate recordkeeping</w:t>
      </w:r>
      <w:r w:rsidR="00F51302"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 xml:space="preserve">and improve </w:t>
      </w:r>
      <w:r w:rsidRPr="00844042">
        <w:rPr>
          <w:rFonts w:ascii="Times New Roman" w:hAnsi="Times New Roman" w:cs="Times New Roman"/>
          <w:sz w:val="28"/>
          <w:szCs w:val="28"/>
          <w:lang w:val="en-US"/>
        </w:rPr>
        <w:lastRenderedPageBreak/>
        <w:t>overall operational efficiency by providing centralized data storage locations, secure login authorization methods, and automated systems to manage billable sessions and billing methods for bike rental operations. The goal of this project is to demonstrate how both owners and customers can greatly enhance the management of bicycle rental operations through the use of digital technology.</w:t>
      </w:r>
    </w:p>
    <w:p w14:paraId="12537A85" w14:textId="77777777" w:rsidR="00E207AC" w:rsidRPr="00844042" w:rsidRDefault="00E207AC" w:rsidP="00DD59C6">
      <w:pPr>
        <w:spacing w:line="480" w:lineRule="auto"/>
        <w:rPr>
          <w:rFonts w:ascii="Times New Roman" w:hAnsi="Times New Roman" w:cs="Times New Roman"/>
          <w:sz w:val="28"/>
          <w:szCs w:val="28"/>
          <w:lang w:val="en-US"/>
        </w:rPr>
      </w:pPr>
    </w:p>
    <w:p w14:paraId="021A8F46" w14:textId="453AC396" w:rsidR="00E207AC" w:rsidRPr="00844042" w:rsidRDefault="00E207AC" w:rsidP="009E6B7E">
      <w:pPr>
        <w:pStyle w:val="Heading2"/>
        <w:rPr>
          <w:rFonts w:ascii="Times New Roman" w:hAnsi="Times New Roman" w:cs="Times New Roman"/>
          <w:lang w:val="en-US"/>
        </w:rPr>
      </w:pPr>
      <w:bookmarkStart w:id="8" w:name="_Toc219054966"/>
      <w:r w:rsidRPr="00844042">
        <w:rPr>
          <w:rFonts w:ascii="Times New Roman" w:hAnsi="Times New Roman" w:cs="Times New Roman"/>
          <w:lang w:val="en-US"/>
        </w:rPr>
        <w:t>Problem Statement</w:t>
      </w:r>
      <w:bookmarkEnd w:id="8"/>
    </w:p>
    <w:p w14:paraId="53EFE6BD" w14:textId="653CE863" w:rsidR="00F93F60" w:rsidRPr="0040489C" w:rsidRDefault="00F93F60" w:rsidP="0040489C">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Universities have many local bike rental businesses </w:t>
      </w:r>
      <w:r w:rsidR="00DD1695" w:rsidRPr="00844042">
        <w:rPr>
          <w:rFonts w:ascii="Times New Roman" w:hAnsi="Times New Roman" w:cs="Times New Roman"/>
          <w:sz w:val="28"/>
          <w:szCs w:val="28"/>
          <w:lang w:val="en-US"/>
        </w:rPr>
        <w:t>around</w:t>
      </w:r>
      <w:r w:rsidRPr="00844042">
        <w:rPr>
          <w:rFonts w:ascii="Times New Roman" w:hAnsi="Times New Roman" w:cs="Times New Roman"/>
          <w:sz w:val="28"/>
          <w:szCs w:val="28"/>
          <w:lang w:val="en-US"/>
        </w:rPr>
        <w:t xml:space="preserve"> campus. Most of these businesses use manual processes to record rentals, collect customer information, and bill customers for their bike rentals. Using manual processes can lead to errors such as incorrect billing, lost records, and difficulty tracking how long a bike has been rented. The biggest problem for bike rental businesses is that during peak rental hours, many customers will come into the store at once and rent bikes at the same time. This creates a challenge for business owners to track their daily operations and ensure accountability for their employees while maximizing revenues.</w:t>
      </w:r>
    </w:p>
    <w:p w14:paraId="77BA6828" w14:textId="3573C357" w:rsidR="00463426" w:rsidRPr="00844042" w:rsidRDefault="00F93F60"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On the customer side, the lack of a simple, affordable, and localized digital tracking system leads to inefficiencies, disputes between customers and rental operators, and poor service delivery. Without the ability to effectively manage the bike rental process with digital tools, the businesses that rely on manual systems are unable to operate effectively and cannot scale their business in a </w:t>
      </w:r>
      <w:r w:rsidRPr="00844042">
        <w:rPr>
          <w:rFonts w:ascii="Times New Roman" w:hAnsi="Times New Roman" w:cs="Times New Roman"/>
          <w:sz w:val="28"/>
          <w:szCs w:val="28"/>
          <w:lang w:val="en-US"/>
        </w:rPr>
        <w:lastRenderedPageBreak/>
        <w:t>sustainable manner. This issue is indicative of the need for a dedicated digital solution that can help campus-based bike rental businesses meet the operational requirements of their business and customers.</w:t>
      </w:r>
    </w:p>
    <w:p w14:paraId="02A79E2F" w14:textId="77777777" w:rsidR="000D6A14" w:rsidRPr="00844042" w:rsidRDefault="000D6A14" w:rsidP="00DD59C6">
      <w:pPr>
        <w:spacing w:line="480" w:lineRule="auto"/>
        <w:rPr>
          <w:rFonts w:ascii="Times New Roman" w:hAnsi="Times New Roman" w:cs="Times New Roman"/>
          <w:sz w:val="28"/>
          <w:szCs w:val="28"/>
          <w:lang w:val="en-US"/>
        </w:rPr>
      </w:pPr>
    </w:p>
    <w:p w14:paraId="0D782811" w14:textId="096C1C96" w:rsidR="00A57177" w:rsidRPr="00844042" w:rsidRDefault="000D6A14" w:rsidP="009E6B7E">
      <w:pPr>
        <w:pStyle w:val="Heading2"/>
        <w:rPr>
          <w:rFonts w:ascii="Times New Roman" w:hAnsi="Times New Roman" w:cs="Times New Roman"/>
          <w:lang w:val="en-US"/>
        </w:rPr>
      </w:pPr>
      <w:bookmarkStart w:id="9" w:name="_Toc219054967"/>
      <w:r w:rsidRPr="00844042">
        <w:rPr>
          <w:rFonts w:ascii="Times New Roman" w:hAnsi="Times New Roman" w:cs="Times New Roman"/>
          <w:lang w:val="en-US"/>
        </w:rPr>
        <w:t>Objectives of the Study</w:t>
      </w:r>
      <w:bookmarkEnd w:id="9"/>
    </w:p>
    <w:p w14:paraId="3C20E9C6" w14:textId="69D039E6" w:rsidR="00727885" w:rsidRPr="00844042" w:rsidRDefault="00EC1F3E" w:rsidP="009E6B7E">
      <w:pPr>
        <w:pStyle w:val="Heading3"/>
        <w:rPr>
          <w:rFonts w:ascii="Times New Roman" w:hAnsi="Times New Roman" w:cs="Times New Roman"/>
          <w:lang w:val="en-US"/>
        </w:rPr>
      </w:pPr>
      <w:bookmarkStart w:id="10" w:name="_Toc219054968"/>
      <w:r w:rsidRPr="00844042">
        <w:rPr>
          <w:rFonts w:ascii="Times New Roman" w:hAnsi="Times New Roman" w:cs="Times New Roman"/>
          <w:lang w:val="en-US"/>
        </w:rPr>
        <w:t>General Objective</w:t>
      </w:r>
      <w:bookmarkEnd w:id="10"/>
    </w:p>
    <w:p w14:paraId="4E93321F" w14:textId="5EF9C8B1" w:rsidR="00072E3A" w:rsidRPr="00844042" w:rsidRDefault="00CC5AB5" w:rsidP="00DD59C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overall purpose of this research is to create an online-based management system for managing the operation and monitoring of bicycle rental companies near university campuses.</w:t>
      </w:r>
    </w:p>
    <w:p w14:paraId="54CB3B7A" w14:textId="5EF1E1A3" w:rsidR="00C7452E" w:rsidRPr="00844042" w:rsidRDefault="00C7452E" w:rsidP="009E6B7E">
      <w:pPr>
        <w:pStyle w:val="Heading3"/>
        <w:rPr>
          <w:rFonts w:ascii="Times New Roman" w:hAnsi="Times New Roman" w:cs="Times New Roman"/>
          <w:lang w:val="en-US"/>
        </w:rPr>
      </w:pPr>
      <w:bookmarkStart w:id="11" w:name="_Toc219054969"/>
      <w:r w:rsidRPr="00844042">
        <w:rPr>
          <w:rFonts w:ascii="Times New Roman" w:hAnsi="Times New Roman" w:cs="Times New Roman"/>
          <w:lang w:val="en-US"/>
        </w:rPr>
        <w:t>1.3.2 Specific Objectives</w:t>
      </w:r>
      <w:bookmarkEnd w:id="11"/>
    </w:p>
    <w:p w14:paraId="3857DA84" w14:textId="201FB767" w:rsidR="00C7452E" w:rsidRPr="00844042" w:rsidRDefault="00C7452E" w:rsidP="00072E3A">
      <w:pPr>
        <w:pStyle w:val="ListParagraph"/>
        <w:numPr>
          <w:ilvl w:val="0"/>
          <w:numId w:val="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To Create a secure (authentication) system that allows access only to those who are authorized</w:t>
      </w:r>
    </w:p>
    <w:p w14:paraId="09CA0799" w14:textId="0729DDAF" w:rsidR="00C7452E" w:rsidRPr="00844042" w:rsidRDefault="00C7452E" w:rsidP="00072E3A">
      <w:pPr>
        <w:pStyle w:val="ListParagraph"/>
        <w:numPr>
          <w:ilvl w:val="0"/>
          <w:numId w:val="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Track the duration of each bike rental in real-time</w:t>
      </w:r>
    </w:p>
    <w:p w14:paraId="51E1BF69" w14:textId="270CC38C" w:rsidR="00C7452E" w:rsidRPr="00844042" w:rsidRDefault="00C7452E" w:rsidP="00072E3A">
      <w:pPr>
        <w:pStyle w:val="ListParagraph"/>
        <w:numPr>
          <w:ilvl w:val="0"/>
          <w:numId w:val="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Create and maintain billing records automatically</w:t>
      </w:r>
    </w:p>
    <w:p w14:paraId="2B36CD44" w14:textId="697B4631" w:rsidR="00A12E90" w:rsidRPr="00844042" w:rsidRDefault="00C7452E" w:rsidP="00A12E90">
      <w:pPr>
        <w:pStyle w:val="ListParagraph"/>
        <w:numPr>
          <w:ilvl w:val="0"/>
          <w:numId w:val="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Generate reports to assist owners of bicycle rental facilities in making informed decisions.</w:t>
      </w:r>
    </w:p>
    <w:p w14:paraId="03F351CF" w14:textId="77777777" w:rsidR="00576D29" w:rsidRPr="00844042" w:rsidRDefault="00576D29" w:rsidP="00576D29">
      <w:pPr>
        <w:spacing w:line="480" w:lineRule="auto"/>
        <w:rPr>
          <w:rFonts w:ascii="Times New Roman" w:hAnsi="Times New Roman" w:cs="Times New Roman"/>
          <w:sz w:val="28"/>
          <w:szCs w:val="28"/>
          <w:lang w:val="en-US"/>
        </w:rPr>
      </w:pPr>
    </w:p>
    <w:p w14:paraId="3F7F2E41" w14:textId="51961AD6" w:rsidR="00A12E90" w:rsidRPr="00844042" w:rsidRDefault="00A12E90" w:rsidP="009E6B7E">
      <w:pPr>
        <w:pStyle w:val="Heading2"/>
        <w:rPr>
          <w:rFonts w:ascii="Times New Roman" w:hAnsi="Times New Roman" w:cs="Times New Roman"/>
          <w:lang w:val="en-US"/>
        </w:rPr>
      </w:pPr>
      <w:bookmarkStart w:id="12" w:name="_Toc219054970"/>
      <w:r w:rsidRPr="00844042">
        <w:rPr>
          <w:rFonts w:ascii="Times New Roman" w:hAnsi="Times New Roman" w:cs="Times New Roman"/>
          <w:lang w:val="en-US"/>
        </w:rPr>
        <w:t>Research Questions</w:t>
      </w:r>
      <w:bookmarkEnd w:id="12"/>
    </w:p>
    <w:p w14:paraId="75F990BD" w14:textId="00413700" w:rsidR="006A7A8C" w:rsidRPr="00844042" w:rsidRDefault="006A7A8C" w:rsidP="00C14090">
      <w:pPr>
        <w:pStyle w:val="ListParagraph"/>
        <w:numPr>
          <w:ilvl w:val="0"/>
          <w:numId w:val="4"/>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The objective of this project is to identify the appropriate methods for implementing an automated bike hire system for businesses located on </w:t>
      </w:r>
      <w:r w:rsidRPr="00844042">
        <w:rPr>
          <w:rFonts w:ascii="Times New Roman" w:hAnsi="Times New Roman" w:cs="Times New Roman"/>
          <w:sz w:val="28"/>
          <w:szCs w:val="28"/>
          <w:lang w:val="en-US"/>
        </w:rPr>
        <w:lastRenderedPageBreak/>
        <w:t>universities and colleges within a region utilizing a cloud-based infrastructure.</w:t>
      </w:r>
    </w:p>
    <w:p w14:paraId="6D9095B6" w14:textId="5732C447" w:rsidR="00A12E90" w:rsidRPr="00844042" w:rsidRDefault="00C14090" w:rsidP="00C14090">
      <w:pPr>
        <w:pStyle w:val="ListParagraph"/>
        <w:numPr>
          <w:ilvl w:val="0"/>
          <w:numId w:val="4"/>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Secondly</w:t>
      </w:r>
      <w:r w:rsidR="006A7A8C" w:rsidRPr="00844042">
        <w:rPr>
          <w:rFonts w:ascii="Times New Roman" w:hAnsi="Times New Roman" w:cs="Times New Roman"/>
          <w:sz w:val="28"/>
          <w:szCs w:val="28"/>
          <w:lang w:val="en-US"/>
        </w:rPr>
        <w:t>, identifying effective methods for maintaining data integrity and accountability through secure management of user sessions and access to the automated system.</w:t>
      </w:r>
    </w:p>
    <w:p w14:paraId="49E323D9" w14:textId="77777777" w:rsidR="00FA4FBB" w:rsidRPr="00844042" w:rsidRDefault="00FA4FBB" w:rsidP="00FA4FBB">
      <w:pPr>
        <w:spacing w:line="480" w:lineRule="auto"/>
        <w:rPr>
          <w:rFonts w:ascii="Times New Roman" w:hAnsi="Times New Roman" w:cs="Times New Roman"/>
          <w:sz w:val="28"/>
          <w:szCs w:val="28"/>
          <w:lang w:val="en-US"/>
        </w:rPr>
      </w:pPr>
    </w:p>
    <w:p w14:paraId="2EA6B3AD" w14:textId="7CD799A2" w:rsidR="00B52331" w:rsidRPr="00844042" w:rsidRDefault="00B52331" w:rsidP="009E6B7E">
      <w:pPr>
        <w:pStyle w:val="Heading2"/>
        <w:rPr>
          <w:rFonts w:ascii="Times New Roman" w:hAnsi="Times New Roman" w:cs="Times New Roman"/>
          <w:lang w:val="en-US"/>
        </w:rPr>
      </w:pPr>
      <w:bookmarkStart w:id="13" w:name="_Toc219054971"/>
      <w:r w:rsidRPr="00844042">
        <w:rPr>
          <w:rFonts w:ascii="Times New Roman" w:hAnsi="Times New Roman" w:cs="Times New Roman"/>
          <w:lang w:val="en-US"/>
        </w:rPr>
        <w:t>Scope of the Study</w:t>
      </w:r>
      <w:bookmarkEnd w:id="13"/>
    </w:p>
    <w:p w14:paraId="1F0981D8" w14:textId="77777777" w:rsidR="00AB76B2" w:rsidRPr="00844042" w:rsidRDefault="00EE4D3B" w:rsidP="00EE4D3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goal of this study is to develop and implement an easy-to-use, cloud-based bicycle rental tracking system for small-scale, community-based bicycle rental services operating on university campuses. The purpose of this system is to assist local community bicycle rental businesses to effectively manage their daily cycle rental operations by digitally recording each time a bicycle is rented out and returned, calculating the duration and total rental payment, and keeping and storing basic historical records related to cycle rentals.</w:t>
      </w:r>
    </w:p>
    <w:p w14:paraId="3DA862A1" w14:textId="11A235B2" w:rsidR="00EE4D3B" w:rsidRPr="00844042" w:rsidRDefault="00EE4D3B" w:rsidP="00EE4D3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design of this system is based on a lightweight, easy-to-use interface with the capability to operate without an internet connection when there is limited and/or unreliable internet service available. The intended use of this system is to provide local bicycle rental businesses with tools that are more suited to their current business operations than the tools offered through complex commercial bicycle rental system options.</w:t>
      </w:r>
    </w:p>
    <w:p w14:paraId="0583A435" w14:textId="784D0F05" w:rsidR="00576D29" w:rsidRPr="00844042" w:rsidRDefault="00EE4D3B" w:rsidP="00EE4D3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This project will not offer functionality associated with a commercial rental system, such as the ability to track bicycles using GPS, integrate payment methods such as mobile money, provide fleet management for large-scale operations, or provide enterprise-level analytical reporting tools. Instead, this project offers to community-based bicycle rental businesses a simple, effective, and affordable solution for managing their rental operations.</w:t>
      </w:r>
    </w:p>
    <w:p w14:paraId="29856099" w14:textId="77777777" w:rsidR="00B52331" w:rsidRPr="00844042" w:rsidRDefault="00B52331" w:rsidP="00B52331">
      <w:pPr>
        <w:spacing w:line="480" w:lineRule="auto"/>
        <w:rPr>
          <w:rFonts w:ascii="Times New Roman" w:hAnsi="Times New Roman" w:cs="Times New Roman"/>
          <w:sz w:val="28"/>
          <w:szCs w:val="28"/>
          <w:lang w:val="en-US"/>
        </w:rPr>
      </w:pPr>
    </w:p>
    <w:p w14:paraId="2A58B30D" w14:textId="2B733EEE" w:rsidR="00036D02" w:rsidRPr="00844042" w:rsidRDefault="00036D02" w:rsidP="009E6B7E">
      <w:pPr>
        <w:pStyle w:val="Heading2"/>
        <w:rPr>
          <w:rFonts w:ascii="Times New Roman" w:hAnsi="Times New Roman" w:cs="Times New Roman"/>
          <w:lang w:val="en-US"/>
        </w:rPr>
      </w:pPr>
      <w:bookmarkStart w:id="14" w:name="_Toc219054972"/>
      <w:r w:rsidRPr="00844042">
        <w:rPr>
          <w:rFonts w:ascii="Times New Roman" w:hAnsi="Times New Roman" w:cs="Times New Roman"/>
          <w:lang w:val="en-US"/>
        </w:rPr>
        <w:t>Significance of the Study</w:t>
      </w:r>
      <w:bookmarkEnd w:id="14"/>
    </w:p>
    <w:p w14:paraId="6DAF016B" w14:textId="77777777" w:rsidR="00F67966" w:rsidRPr="00844042" w:rsidRDefault="00036D02" w:rsidP="00036D02">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results of this study will prove beneficial for various groups of stakeholders. Local bicycle rental business owners will benefit from using a free, easy-to-use digital tool to eliminate errors made during manual data entry; increase the number of times they track the amount of time customers have used their bicycles; decrease errors related to billing; and increase overall productivity.</w:t>
      </w:r>
    </w:p>
    <w:p w14:paraId="2DC8C9F3" w14:textId="17C9B97A" w:rsidR="00036D02" w:rsidRPr="00844042" w:rsidRDefault="00036D02" w:rsidP="00036D02">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Additionally, customers will be able to access accurate billing, fewer customer disputes, and quicker bicycle check-in and check-out processes. Additional advantages offered to customers through the use of the system include an increased ability to monitor bicycle rental times and an accurate accounting of their rental charges.</w:t>
      </w:r>
    </w:p>
    <w:p w14:paraId="02E418A8" w14:textId="053F615B" w:rsidR="00036D02" w:rsidRPr="00844042" w:rsidRDefault="009D3183" w:rsidP="00036D02">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Finally</w:t>
      </w:r>
      <w:r w:rsidR="002509E7" w:rsidRPr="00844042">
        <w:rPr>
          <w:rFonts w:ascii="Times New Roman" w:hAnsi="Times New Roman" w:cs="Times New Roman"/>
          <w:sz w:val="28"/>
          <w:szCs w:val="28"/>
          <w:lang w:val="en-US"/>
        </w:rPr>
        <w:t>,</w:t>
      </w:r>
      <w:r w:rsidR="00036D02" w:rsidRPr="00844042">
        <w:rPr>
          <w:rFonts w:ascii="Times New Roman" w:hAnsi="Times New Roman" w:cs="Times New Roman"/>
          <w:sz w:val="28"/>
          <w:szCs w:val="28"/>
          <w:lang w:val="en-US"/>
        </w:rPr>
        <w:t xml:space="preserve"> college students and software developers benefitted by gaining hands-on experience with the development and implementation of cloud-based (but, </w:t>
      </w:r>
      <w:r w:rsidR="00036D02" w:rsidRPr="00844042">
        <w:rPr>
          <w:rFonts w:ascii="Times New Roman" w:hAnsi="Times New Roman" w:cs="Times New Roman"/>
          <w:sz w:val="28"/>
          <w:szCs w:val="28"/>
          <w:lang w:val="en-US"/>
        </w:rPr>
        <w:lastRenderedPageBreak/>
        <w:t>offline) systems designed specifically to meet real-world bicycle rental challenges. This project also serves as a prime example of how software engineering principles were applied to build a localized solution to meet the needs of small bike rental companies.</w:t>
      </w:r>
    </w:p>
    <w:p w14:paraId="09F23524" w14:textId="77777777" w:rsidR="000818A9" w:rsidRPr="00844042" w:rsidRDefault="000818A9" w:rsidP="00036D02">
      <w:pPr>
        <w:spacing w:line="480" w:lineRule="auto"/>
        <w:rPr>
          <w:rFonts w:ascii="Times New Roman" w:hAnsi="Times New Roman" w:cs="Times New Roman"/>
          <w:sz w:val="28"/>
          <w:szCs w:val="28"/>
          <w:lang w:val="en-US"/>
        </w:rPr>
      </w:pPr>
    </w:p>
    <w:p w14:paraId="49B443BA" w14:textId="6715F9BF" w:rsidR="000818A9" w:rsidRPr="00844042" w:rsidRDefault="000818A9" w:rsidP="009E6B7E">
      <w:pPr>
        <w:pStyle w:val="Heading2"/>
        <w:rPr>
          <w:rFonts w:ascii="Times New Roman" w:hAnsi="Times New Roman" w:cs="Times New Roman"/>
          <w:lang w:val="en-US"/>
        </w:rPr>
      </w:pPr>
      <w:bookmarkStart w:id="15" w:name="_Toc219054973"/>
      <w:r w:rsidRPr="00844042">
        <w:rPr>
          <w:rFonts w:ascii="Times New Roman" w:hAnsi="Times New Roman" w:cs="Times New Roman"/>
          <w:lang w:val="en-US"/>
        </w:rPr>
        <w:t>Organization of the Report</w:t>
      </w:r>
      <w:bookmarkEnd w:id="15"/>
    </w:p>
    <w:p w14:paraId="475D731D" w14:textId="2F3B5498" w:rsidR="00BB4B28" w:rsidRPr="00844042" w:rsidRDefault="00FF52EC" w:rsidP="000818A9">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There are seven chapters in this report. The first chapter introduces the study by providing background information, defining the problem statement, establishing the objectives, providing research questions, defining the scope, and defining the significance of this project. The second chapter discusses existing literature and systems relevant to bike hire systems and related technologies. The third chapter is an analysis of the system. The system is analyzed through requirements specification and feasibility study. The fourth chapter of the report describes the design of the system, including information about its architecture, database and other system models. The fifth chapter examines the implementation of the system, describing the tools and key features of the system. Chapter six examines the testing of the system and evaluates the results. Chapter seven will provide the conclusion to the project, the limitations of the system and the recommendations for future work.</w:t>
      </w:r>
    </w:p>
    <w:p w14:paraId="122928F5" w14:textId="77777777" w:rsidR="00BB4B28" w:rsidRPr="00844042" w:rsidRDefault="00BB4B28">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04759E02" w14:textId="68ABCA39" w:rsidR="000818A9" w:rsidRPr="00844042" w:rsidRDefault="00BB4B28" w:rsidP="009E6B7E">
      <w:pPr>
        <w:pStyle w:val="Heading1"/>
        <w:rPr>
          <w:rFonts w:ascii="Times New Roman" w:hAnsi="Times New Roman" w:cs="Times New Roman"/>
          <w:lang w:val="en-US"/>
        </w:rPr>
      </w:pPr>
      <w:bookmarkStart w:id="16" w:name="_Toc219054974"/>
      <w:r w:rsidRPr="00844042">
        <w:rPr>
          <w:rFonts w:ascii="Times New Roman" w:hAnsi="Times New Roman" w:cs="Times New Roman"/>
          <w:lang w:val="en-US"/>
        </w:rPr>
        <w:lastRenderedPageBreak/>
        <w:t>CHAPTER TWO: LITERATURE REVIEW</w:t>
      </w:r>
      <w:bookmarkEnd w:id="16"/>
    </w:p>
    <w:p w14:paraId="71197C2D" w14:textId="0988FCDD" w:rsidR="00D54C01" w:rsidRPr="00844042" w:rsidRDefault="00D54C01" w:rsidP="009E6B7E">
      <w:pPr>
        <w:pStyle w:val="Heading2"/>
        <w:rPr>
          <w:rFonts w:ascii="Times New Roman" w:hAnsi="Times New Roman" w:cs="Times New Roman"/>
          <w:lang w:val="en-US"/>
        </w:rPr>
      </w:pPr>
      <w:bookmarkStart w:id="17" w:name="_Toc219054975"/>
      <w:r w:rsidRPr="00844042">
        <w:rPr>
          <w:rFonts w:ascii="Times New Roman" w:hAnsi="Times New Roman" w:cs="Times New Roman"/>
          <w:lang w:val="en-US"/>
        </w:rPr>
        <w:t>2.1 Introduction</w:t>
      </w:r>
      <w:bookmarkEnd w:id="17"/>
    </w:p>
    <w:p w14:paraId="6910234A" w14:textId="14260779" w:rsidR="00D54C01" w:rsidRPr="00844042" w:rsidRDefault="004B7184" w:rsidP="000818A9">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existing literature and the systems that have been implemented to manage bike hire, are reviewed in this chapter, including the technology utilized to develop them, their shortcomings, and where they fail to meet the needs of smaller biking businesses located near universities. By understanding these aspects of current bike hire systems, it can better inform the development of a system such as SPEEDY, a cloud-based system specifically designed to accommodate local bike hire businesses with lower volumes around university campuses.</w:t>
      </w:r>
    </w:p>
    <w:p w14:paraId="171654F6" w14:textId="77777777" w:rsidR="00D81665" w:rsidRPr="00844042" w:rsidRDefault="00D81665" w:rsidP="000818A9">
      <w:pPr>
        <w:spacing w:line="480" w:lineRule="auto"/>
        <w:rPr>
          <w:rFonts w:ascii="Times New Roman" w:hAnsi="Times New Roman" w:cs="Times New Roman"/>
          <w:sz w:val="28"/>
          <w:szCs w:val="28"/>
          <w:lang w:val="en-US"/>
        </w:rPr>
      </w:pPr>
    </w:p>
    <w:p w14:paraId="7EFD8DCB" w14:textId="088B47F7" w:rsidR="00A54215" w:rsidRPr="00844042" w:rsidRDefault="00A54215" w:rsidP="009E6B7E">
      <w:pPr>
        <w:pStyle w:val="Heading2"/>
        <w:rPr>
          <w:rFonts w:ascii="Times New Roman" w:hAnsi="Times New Roman" w:cs="Times New Roman"/>
          <w:lang w:val="en-US"/>
        </w:rPr>
      </w:pPr>
      <w:bookmarkStart w:id="18" w:name="_Toc219054976"/>
      <w:r w:rsidRPr="00844042">
        <w:rPr>
          <w:rFonts w:ascii="Times New Roman" w:hAnsi="Times New Roman" w:cs="Times New Roman"/>
          <w:lang w:val="en-US"/>
        </w:rPr>
        <w:t>2.2 Established Bike Rental Systems</w:t>
      </w:r>
      <w:bookmarkEnd w:id="18"/>
    </w:p>
    <w:p w14:paraId="04CF3269" w14:textId="0FB25447" w:rsidR="00A54215" w:rsidRPr="00844042" w:rsidRDefault="00A54215" w:rsidP="00A54215">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Historically, bike rental shops kept all records manually via handwritten logs in addition to using spreadsheets to store and manage rental data, customer data, and billing information. These practices, while affordable, created opportunities for inaccuracies, could be labor intensive and could also create conflicts concerning billing disputes (Smith 2018).</w:t>
      </w:r>
    </w:p>
    <w:p w14:paraId="346D3905" w14:textId="1BCD9ABF" w:rsidR="00143A2B" w:rsidRPr="00844042" w:rsidRDefault="00A54215" w:rsidP="00A54215">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Solution to the needs of the industry is offered through new technology. Digital solutions have also become available such as on-line rental platforms, and POS (Point of Sale) systems. These platforms offer automated billing, tracking of activities, and comprehensive reporting (Jones &amp; Patel 2020). For large </w:t>
      </w:r>
      <w:r w:rsidRPr="00844042">
        <w:rPr>
          <w:rFonts w:ascii="Times New Roman" w:hAnsi="Times New Roman" w:cs="Times New Roman"/>
          <w:sz w:val="28"/>
          <w:szCs w:val="28"/>
          <w:lang w:val="en-US"/>
        </w:rPr>
        <w:lastRenderedPageBreak/>
        <w:t>commercial bike rental operators, they would be very good choices but are generally prohibitively expensive and overly complicated for small, campus-based bike rental business models. In addition, most of these systems also require a constant internet connection and may have poor availability in some areas of a campus.</w:t>
      </w:r>
    </w:p>
    <w:p w14:paraId="67D69867" w14:textId="77777777" w:rsidR="002E2592" w:rsidRPr="00844042" w:rsidRDefault="002E2592" w:rsidP="00A54215">
      <w:pPr>
        <w:spacing w:line="480" w:lineRule="auto"/>
        <w:rPr>
          <w:rFonts w:ascii="Times New Roman" w:hAnsi="Times New Roman" w:cs="Times New Roman"/>
          <w:sz w:val="28"/>
          <w:szCs w:val="28"/>
          <w:lang w:val="en-US"/>
        </w:rPr>
      </w:pPr>
    </w:p>
    <w:p w14:paraId="0E6798AD" w14:textId="77777777" w:rsidR="00D94389" w:rsidRPr="00844042" w:rsidRDefault="00D94389" w:rsidP="009E6B7E">
      <w:pPr>
        <w:pStyle w:val="Heading2"/>
        <w:rPr>
          <w:rFonts w:ascii="Times New Roman" w:hAnsi="Times New Roman" w:cs="Times New Roman"/>
          <w:lang w:val="en-US"/>
        </w:rPr>
      </w:pPr>
      <w:bookmarkStart w:id="19" w:name="_Toc219054977"/>
      <w:r w:rsidRPr="00844042">
        <w:rPr>
          <w:rFonts w:ascii="Times New Roman" w:hAnsi="Times New Roman" w:cs="Times New Roman"/>
          <w:lang w:val="en-US"/>
        </w:rPr>
        <w:t>2.3 Related Technologies</w:t>
      </w:r>
      <w:bookmarkEnd w:id="19"/>
    </w:p>
    <w:p w14:paraId="19FC2E6A" w14:textId="77E71C19" w:rsidR="00D94389" w:rsidRPr="00844042" w:rsidRDefault="00D94389" w:rsidP="00D94389">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SPEEDY's design is informed by a number of related technologies as listed below.</w:t>
      </w:r>
    </w:p>
    <w:p w14:paraId="7A8D598B" w14:textId="1C7E5DB1" w:rsidR="00D94389" w:rsidRPr="00844042" w:rsidRDefault="00D94389" w:rsidP="00890A98">
      <w:pPr>
        <w:pStyle w:val="ListParagraph"/>
        <w:numPr>
          <w:ilvl w:val="0"/>
          <w:numId w:val="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Cloud Based Systems: These provide centralized storage and the ability to access from multiple devices while automating tasks such as data entry, therefore, they work well for small businesses with little or no IT support.</w:t>
      </w:r>
    </w:p>
    <w:p w14:paraId="74AB2004" w14:textId="0E23C5DD" w:rsidR="00D94389" w:rsidRPr="00844042" w:rsidRDefault="00D94389" w:rsidP="00890A98">
      <w:pPr>
        <w:pStyle w:val="ListParagraph"/>
        <w:numPr>
          <w:ilvl w:val="0"/>
          <w:numId w:val="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Authentication Systems: Secure user login and authorization is a high priority for protecting customer and rental information.</w:t>
      </w:r>
    </w:p>
    <w:p w14:paraId="42C06B43" w14:textId="567C33CF" w:rsidR="00D94389" w:rsidRPr="00844042" w:rsidRDefault="00D94389" w:rsidP="00890A98">
      <w:pPr>
        <w:pStyle w:val="ListParagraph"/>
        <w:numPr>
          <w:ilvl w:val="0"/>
          <w:numId w:val="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Session Management: Managing duration of bike rentals; provides accurate billing and visibility for Bowling Parks. Most systems use JSON Web Tokens (JWT) for lightweight session management techniques.</w:t>
      </w:r>
    </w:p>
    <w:p w14:paraId="64B2CFA5" w14:textId="2F9FF185" w:rsidR="00D94389" w:rsidRPr="00844042" w:rsidRDefault="00D94389" w:rsidP="00890A98">
      <w:pPr>
        <w:pStyle w:val="ListParagraph"/>
        <w:numPr>
          <w:ilvl w:val="0"/>
          <w:numId w:val="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Database Systems: Structured storage of bikes, customers, and rentals are supported by relational database systems. Many systems use JDBC or ORM frameworks for seamless integration with the back end.</w:t>
      </w:r>
    </w:p>
    <w:p w14:paraId="00665731" w14:textId="5A71CD34" w:rsidR="00F137EC" w:rsidRPr="00844042" w:rsidRDefault="00F137EC" w:rsidP="00F137EC">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 xml:space="preserve">These technologies provide the foundation for building a lightweight, user-friendly, and offline-capable system suitable for </w:t>
      </w:r>
      <w:r w:rsidR="0095518D" w:rsidRPr="00844042">
        <w:rPr>
          <w:rFonts w:ascii="Times New Roman" w:hAnsi="Times New Roman" w:cs="Times New Roman"/>
          <w:sz w:val="28"/>
          <w:szCs w:val="28"/>
          <w:lang w:val="en-US"/>
        </w:rPr>
        <w:t>vehicle and bike</w:t>
      </w:r>
      <w:r w:rsidRPr="00844042">
        <w:rPr>
          <w:rFonts w:ascii="Times New Roman" w:hAnsi="Times New Roman" w:cs="Times New Roman"/>
          <w:sz w:val="28"/>
          <w:szCs w:val="28"/>
          <w:lang w:val="en-US"/>
        </w:rPr>
        <w:t xml:space="preserve"> hire operations.</w:t>
      </w:r>
    </w:p>
    <w:p w14:paraId="057A7829" w14:textId="77777777" w:rsidR="00BF3985" w:rsidRPr="00844042" w:rsidRDefault="00BF3985" w:rsidP="00F137EC">
      <w:pPr>
        <w:spacing w:line="480" w:lineRule="auto"/>
        <w:rPr>
          <w:rFonts w:ascii="Times New Roman" w:hAnsi="Times New Roman" w:cs="Times New Roman"/>
          <w:sz w:val="28"/>
          <w:szCs w:val="28"/>
          <w:lang w:val="en-US"/>
        </w:rPr>
      </w:pPr>
    </w:p>
    <w:p w14:paraId="7B8A6C47" w14:textId="14A52D2F" w:rsidR="00BF3985" w:rsidRPr="00844042" w:rsidRDefault="00BF3985" w:rsidP="009E6B7E">
      <w:pPr>
        <w:pStyle w:val="Heading2"/>
        <w:rPr>
          <w:rFonts w:ascii="Times New Roman" w:hAnsi="Times New Roman" w:cs="Times New Roman"/>
          <w:lang w:val="en-US"/>
        </w:rPr>
      </w:pPr>
      <w:bookmarkStart w:id="20" w:name="_Toc219054978"/>
      <w:r w:rsidRPr="00844042">
        <w:rPr>
          <w:rFonts w:ascii="Times New Roman" w:hAnsi="Times New Roman" w:cs="Times New Roman"/>
          <w:lang w:val="en-US"/>
        </w:rPr>
        <w:t>2.4 Limitations of Existing Systems</w:t>
      </w:r>
      <w:bookmarkEnd w:id="20"/>
    </w:p>
    <w:p w14:paraId="5EF99C73" w14:textId="1C538006" w:rsidR="004F35A4" w:rsidRPr="00844042" w:rsidRDefault="004F35A4" w:rsidP="004F35A4">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Bike rental management systems have made improvements, however, there are still many issues associated with the use of these systems today.</w:t>
      </w:r>
    </w:p>
    <w:p w14:paraId="2AE195DD" w14:textId="06F45DD6" w:rsidR="004F35A4" w:rsidRPr="00844042" w:rsidRDefault="004F35A4" w:rsidP="0095204B">
      <w:pPr>
        <w:pStyle w:val="ListParagraph"/>
        <w:numPr>
          <w:ilvl w:val="0"/>
          <w:numId w:val="7"/>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Cost: Commercial bike rental management solutions are typically subscription-based or require costly hardware to implement.</w:t>
      </w:r>
    </w:p>
    <w:p w14:paraId="2DBC7D6C" w14:textId="567BDE05" w:rsidR="004F35A4" w:rsidRPr="00844042" w:rsidRDefault="004F35A4" w:rsidP="0095204B">
      <w:pPr>
        <w:pStyle w:val="ListParagraph"/>
        <w:numPr>
          <w:ilvl w:val="0"/>
          <w:numId w:val="7"/>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Complexity: Due to the fact that many different bike rental management solutions on the market are over-engineered for small businesses, it can be very difficult for operators who do not possess the proper technological skills to use them properly.</w:t>
      </w:r>
    </w:p>
    <w:p w14:paraId="13C6C7CA" w14:textId="57174B1E" w:rsidR="004F35A4" w:rsidRPr="00844042" w:rsidRDefault="004F35A4" w:rsidP="0095204B">
      <w:pPr>
        <w:pStyle w:val="ListParagraph"/>
        <w:numPr>
          <w:ilvl w:val="0"/>
          <w:numId w:val="7"/>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Localization: Most bike rental management solutions have been created for large metropolitan areas and, therefore, offer no solutions that address the specific</w:t>
      </w:r>
      <w:r w:rsidR="001859EF"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difficulties of a bike rental management startup that is functionally based on a campus.</w:t>
      </w:r>
    </w:p>
    <w:p w14:paraId="54E1DA8C" w14:textId="77777777" w:rsidR="0095204B" w:rsidRPr="00844042" w:rsidRDefault="004F35A4" w:rsidP="0095204B">
      <w:pPr>
        <w:pStyle w:val="ListParagraph"/>
        <w:numPr>
          <w:ilvl w:val="0"/>
          <w:numId w:val="7"/>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Internet Dependency: Most bike rental management systems require constant Internet service to work properly. As a result, if a bike rental service is located in the outskirts of a city or in an area with poor internet coverage, those systems will not work well.</w:t>
      </w:r>
    </w:p>
    <w:p w14:paraId="19AAB690" w14:textId="168DB192" w:rsidR="00BF3985" w:rsidRPr="00844042" w:rsidRDefault="004F35A4" w:rsidP="0095204B">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Due to these limitations, there is now a greater need for a simpler, more affordable, and more localized alternative system that can function well in the campus environment.</w:t>
      </w:r>
    </w:p>
    <w:p w14:paraId="0B9E765C" w14:textId="77777777" w:rsidR="00985937" w:rsidRPr="00844042" w:rsidRDefault="00985937" w:rsidP="0095204B">
      <w:pPr>
        <w:spacing w:line="480" w:lineRule="auto"/>
        <w:ind w:left="360"/>
        <w:rPr>
          <w:rFonts w:ascii="Times New Roman" w:hAnsi="Times New Roman" w:cs="Times New Roman"/>
          <w:sz w:val="28"/>
          <w:szCs w:val="28"/>
          <w:lang w:val="en-US"/>
        </w:rPr>
      </w:pPr>
    </w:p>
    <w:p w14:paraId="0A2EEAAD" w14:textId="3C58AF60" w:rsidR="00985937" w:rsidRPr="00844042" w:rsidRDefault="00985937" w:rsidP="009E6B7E">
      <w:pPr>
        <w:pStyle w:val="Heading2"/>
        <w:rPr>
          <w:rFonts w:ascii="Times New Roman" w:hAnsi="Times New Roman" w:cs="Times New Roman"/>
          <w:lang w:val="en-US"/>
        </w:rPr>
      </w:pPr>
      <w:bookmarkStart w:id="21" w:name="_Toc219054979"/>
      <w:r w:rsidRPr="00844042">
        <w:rPr>
          <w:rFonts w:ascii="Times New Roman" w:hAnsi="Times New Roman" w:cs="Times New Roman"/>
          <w:lang w:val="en-US"/>
        </w:rPr>
        <w:t>2.5 Research Gap</w:t>
      </w:r>
      <w:bookmarkEnd w:id="21"/>
    </w:p>
    <w:p w14:paraId="2D1E2D6A" w14:textId="58AE669C" w:rsidR="005D2DEC" w:rsidRPr="00844042" w:rsidRDefault="005D2DEC" w:rsidP="005D2DEC">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The findings of the review and existing equipment used demonstrates that there are no affordable, simple, and offline solutions to assist small local bike rental companies in improving their operational efficiency through the use of technology. Other digital solutions offer more functionality than required, cost more than small businesses can afford, or require a continual internet connection.</w:t>
      </w:r>
    </w:p>
    <w:p w14:paraId="69792048" w14:textId="7F02F01A" w:rsidR="00843B0D" w:rsidRPr="00844042" w:rsidRDefault="005D2DEC" w:rsidP="005D2DEC">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In order to fill this void and support small bicycle rental operators, SPEEDY has developed a cloud-based, easily accessible, lightweight and user-friendly platform. This platform will allow small bicycle rental business owners to maintain rental records digitally, determine rentals fees automatically, and keep historical records even when the business is operating in poorly connected environments. This research provides a practical solution for small local bicycle rental businesses that operate near university or college campuses.</w:t>
      </w:r>
    </w:p>
    <w:p w14:paraId="2EC21367" w14:textId="77777777" w:rsidR="00843B0D" w:rsidRPr="00844042" w:rsidRDefault="00843B0D">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13715CD4" w14:textId="0693F7BD" w:rsidR="00985937" w:rsidRPr="00844042" w:rsidRDefault="00843B0D" w:rsidP="009E6B7E">
      <w:pPr>
        <w:pStyle w:val="Heading1"/>
        <w:rPr>
          <w:rFonts w:ascii="Times New Roman" w:hAnsi="Times New Roman" w:cs="Times New Roman"/>
          <w:lang w:val="en-US"/>
        </w:rPr>
      </w:pPr>
      <w:bookmarkStart w:id="22" w:name="_Toc219054980"/>
      <w:r w:rsidRPr="00844042">
        <w:rPr>
          <w:rFonts w:ascii="Times New Roman" w:hAnsi="Times New Roman" w:cs="Times New Roman"/>
          <w:lang w:val="en-US"/>
        </w:rPr>
        <w:lastRenderedPageBreak/>
        <w:t>CHAPTER THREE: SYSTEM ANALYSIS</w:t>
      </w:r>
      <w:bookmarkEnd w:id="22"/>
    </w:p>
    <w:p w14:paraId="41C99D5A" w14:textId="0BCBF377" w:rsidR="00843B0D" w:rsidRPr="00844042" w:rsidRDefault="00D32C44" w:rsidP="009E6B7E">
      <w:pPr>
        <w:pStyle w:val="Heading2"/>
        <w:rPr>
          <w:rFonts w:ascii="Times New Roman" w:hAnsi="Times New Roman" w:cs="Times New Roman"/>
          <w:lang w:val="en-US"/>
        </w:rPr>
      </w:pPr>
      <w:bookmarkStart w:id="23" w:name="_Toc219054981"/>
      <w:r w:rsidRPr="00844042">
        <w:rPr>
          <w:rFonts w:ascii="Times New Roman" w:hAnsi="Times New Roman" w:cs="Times New Roman"/>
          <w:lang w:val="en-US"/>
        </w:rPr>
        <w:t>3.1 Existing System Analysis</w:t>
      </w:r>
      <w:bookmarkEnd w:id="23"/>
    </w:p>
    <w:p w14:paraId="01200358" w14:textId="06DB56DC" w:rsidR="00810AE8" w:rsidRPr="00844042" w:rsidRDefault="00810AE8" w:rsidP="00810AE8">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Most university campus </w:t>
      </w:r>
      <w:r w:rsidR="000759AE" w:rsidRPr="00844042">
        <w:rPr>
          <w:rFonts w:ascii="Times New Roman" w:hAnsi="Times New Roman" w:cs="Times New Roman"/>
          <w:sz w:val="28"/>
          <w:szCs w:val="28"/>
          <w:lang w:val="en-US"/>
        </w:rPr>
        <w:t>neighborhoods</w:t>
      </w:r>
      <w:r w:rsidRPr="00844042">
        <w:rPr>
          <w:rFonts w:ascii="Times New Roman" w:hAnsi="Times New Roman" w:cs="Times New Roman"/>
          <w:sz w:val="28"/>
          <w:szCs w:val="28"/>
          <w:lang w:val="en-US"/>
        </w:rPr>
        <w:t xml:space="preserve"> currently use manual (paper-based) record keeping to operate the majority of their local bicycle rental businesses. Bicycle rental owners perform the following support functions manually; record the times of bike rentals (checkout/in) and billing information via a paper log or formulated on a simple spreadsheet. The advantages of using these traditional, manual advertising methods are their low costs and low technological knowledge requirements. However, these traditional methods can also present incorrect record-keeping issues and inefficiencies.</w:t>
      </w:r>
    </w:p>
    <w:p w14:paraId="0AE18C7D" w14:textId="540CF90D" w:rsidR="00810AE8" w:rsidRPr="00844042" w:rsidRDefault="00810AE8" w:rsidP="00597C32">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Problems Faced </w:t>
      </w:r>
      <w:proofErr w:type="gramStart"/>
      <w:r w:rsidRPr="00844042">
        <w:rPr>
          <w:rFonts w:ascii="Times New Roman" w:hAnsi="Times New Roman" w:cs="Times New Roman"/>
          <w:sz w:val="28"/>
          <w:szCs w:val="28"/>
          <w:lang w:val="en-US"/>
        </w:rPr>
        <w:t>With</w:t>
      </w:r>
      <w:proofErr w:type="gramEnd"/>
      <w:r w:rsidRPr="00844042">
        <w:rPr>
          <w:rFonts w:ascii="Times New Roman" w:hAnsi="Times New Roman" w:cs="Times New Roman"/>
          <w:sz w:val="28"/>
          <w:szCs w:val="28"/>
          <w:lang w:val="en-US"/>
        </w:rPr>
        <w:t xml:space="preserve"> Current Methods Are;</w:t>
      </w:r>
    </w:p>
    <w:p w14:paraId="7233F8CD" w14:textId="4A86EEC0" w:rsidR="00597C32" w:rsidRPr="00844042" w:rsidRDefault="00810AE8" w:rsidP="00597C32">
      <w:pPr>
        <w:pStyle w:val="ListParagraph"/>
        <w:numPr>
          <w:ilvl w:val="0"/>
          <w:numId w:val="9"/>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Accurate Timekeeping</w:t>
      </w:r>
    </w:p>
    <w:p w14:paraId="1EE7BBB1" w14:textId="6AF47694" w:rsidR="00810AE8" w:rsidRPr="00844042" w:rsidRDefault="00810AE8" w:rsidP="00597C32">
      <w:pPr>
        <w:pStyle w:val="ListParagraph"/>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Because owners record the time of check-ins and check-outs for customers on paper, there is a higher chance of making entry errors due to busy periods when multiple bicycles are checked out. Therefore, the rental period could be recorded incorrectly and lead to confusion on the customer's part when it comes to billing disputes.</w:t>
      </w:r>
    </w:p>
    <w:p w14:paraId="10AEF218" w14:textId="77777777" w:rsidR="00597C32" w:rsidRPr="00844042" w:rsidRDefault="00597C32" w:rsidP="00597C32">
      <w:pPr>
        <w:pStyle w:val="ListParagraph"/>
        <w:spacing w:line="480" w:lineRule="auto"/>
        <w:ind w:left="360"/>
        <w:rPr>
          <w:rFonts w:ascii="Times New Roman" w:hAnsi="Times New Roman" w:cs="Times New Roman"/>
          <w:sz w:val="28"/>
          <w:szCs w:val="28"/>
          <w:lang w:val="en-US"/>
        </w:rPr>
      </w:pPr>
    </w:p>
    <w:p w14:paraId="503452FC" w14:textId="77777777" w:rsidR="007B10D7" w:rsidRPr="00844042" w:rsidRDefault="00810AE8" w:rsidP="007B10D7">
      <w:pPr>
        <w:pStyle w:val="ListParagraph"/>
        <w:numPr>
          <w:ilvl w:val="0"/>
          <w:numId w:val="9"/>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Time-Consuming Billing Process</w:t>
      </w:r>
    </w:p>
    <w:p w14:paraId="17D890FB" w14:textId="44BAE01B" w:rsidR="00810AE8" w:rsidRPr="00844042" w:rsidRDefault="00810AE8" w:rsidP="007B10D7">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Bicycle rental owners are required to manually calculate the rental duration for each customer and bill them accordingly, which is very time-consuming and creates the potential of billing errors.</w:t>
      </w:r>
    </w:p>
    <w:p w14:paraId="6A3EA813" w14:textId="5E21F95F" w:rsidR="00810AE8" w:rsidRPr="00844042" w:rsidRDefault="00810AE8" w:rsidP="00460533">
      <w:pPr>
        <w:pStyle w:val="ListParagraph"/>
        <w:numPr>
          <w:ilvl w:val="0"/>
          <w:numId w:val="9"/>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Limited Storage/Record Keeping</w:t>
      </w:r>
    </w:p>
    <w:p w14:paraId="102C2465" w14:textId="54636DFB" w:rsidR="000E1752" w:rsidRPr="00844042" w:rsidRDefault="00810AE8" w:rsidP="00460533">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Due to the nature of the operation, many owners will not maintain an electronic record of their rental history. Historically, maintaining </w:t>
      </w:r>
      <w:r w:rsidR="00597C32" w:rsidRPr="00844042">
        <w:rPr>
          <w:rFonts w:ascii="Times New Roman" w:hAnsi="Times New Roman" w:cs="Times New Roman"/>
          <w:sz w:val="28"/>
          <w:szCs w:val="28"/>
          <w:lang w:val="en-US"/>
        </w:rPr>
        <w:t>recognizable</w:t>
      </w:r>
      <w:r w:rsidRPr="00844042">
        <w:rPr>
          <w:rFonts w:ascii="Times New Roman" w:hAnsi="Times New Roman" w:cs="Times New Roman"/>
          <w:sz w:val="28"/>
          <w:szCs w:val="28"/>
          <w:lang w:val="en-US"/>
        </w:rPr>
        <w:t xml:space="preserve"> rental records has been challenging, and if an owner loses or misplaces their paper logs, they risk losing all their past rental data. This creates barriers for analysis of past rental trends and performance over time.</w:t>
      </w:r>
    </w:p>
    <w:p w14:paraId="21423A06" w14:textId="3D9161DE" w:rsidR="00896CE9" w:rsidRPr="00844042" w:rsidRDefault="000E1752" w:rsidP="00810AE8">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Because of these limitations, there is an urgent need for a lightweight </w:t>
      </w:r>
      <w:r w:rsidR="007B10D7" w:rsidRPr="00844042">
        <w:rPr>
          <w:rFonts w:ascii="Times New Roman" w:hAnsi="Times New Roman" w:cs="Times New Roman"/>
          <w:sz w:val="28"/>
          <w:szCs w:val="28"/>
          <w:lang w:val="en-US"/>
        </w:rPr>
        <w:t>cloud-based</w:t>
      </w:r>
      <w:r w:rsidRPr="00844042">
        <w:rPr>
          <w:rFonts w:ascii="Times New Roman" w:hAnsi="Times New Roman" w:cs="Times New Roman"/>
          <w:sz w:val="28"/>
          <w:szCs w:val="28"/>
          <w:lang w:val="en-US"/>
        </w:rPr>
        <w:t xml:space="preserve"> solution for automating all rental management processes including tracking, invoicing and storing information in a way that is easily accessible and usable by college/university personnel operating bicycle rental programs on their campuses.</w:t>
      </w:r>
    </w:p>
    <w:p w14:paraId="0D646442" w14:textId="77777777" w:rsidR="00896CE9" w:rsidRPr="00844042" w:rsidRDefault="00896CE9">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5071ECAC" w14:textId="429068B1" w:rsidR="000E1752" w:rsidRPr="00844042" w:rsidRDefault="00896CE9" w:rsidP="00940137">
      <w:pPr>
        <w:pStyle w:val="Heading1"/>
        <w:rPr>
          <w:rFonts w:ascii="Times New Roman" w:hAnsi="Times New Roman" w:cs="Times New Roman"/>
          <w:lang w:val="en-US"/>
        </w:rPr>
      </w:pPr>
      <w:bookmarkStart w:id="24" w:name="_Toc219054982"/>
      <w:r w:rsidRPr="00844042">
        <w:rPr>
          <w:rFonts w:ascii="Times New Roman" w:hAnsi="Times New Roman" w:cs="Times New Roman"/>
          <w:lang w:val="en-US"/>
        </w:rPr>
        <w:lastRenderedPageBreak/>
        <w:t>CHAPTER FOUR: SYSTEM DESIGN</w:t>
      </w:r>
      <w:bookmarkEnd w:id="24"/>
    </w:p>
    <w:p w14:paraId="4642FBD9" w14:textId="001E0DD1" w:rsidR="00896CE9" w:rsidRPr="00844042" w:rsidRDefault="000C2DBD" w:rsidP="00940137">
      <w:pPr>
        <w:pStyle w:val="Heading2"/>
        <w:rPr>
          <w:rFonts w:ascii="Times New Roman" w:hAnsi="Times New Roman" w:cs="Times New Roman"/>
          <w:lang w:val="en-US"/>
        </w:rPr>
      </w:pPr>
      <w:bookmarkStart w:id="25" w:name="_Toc219054983"/>
      <w:r w:rsidRPr="00844042">
        <w:rPr>
          <w:rFonts w:ascii="Times New Roman" w:hAnsi="Times New Roman" w:cs="Times New Roman"/>
          <w:lang w:val="en-US"/>
        </w:rPr>
        <w:t>4.1 System Architecture</w:t>
      </w:r>
      <w:bookmarkEnd w:id="25"/>
    </w:p>
    <w:p w14:paraId="675A9EAE" w14:textId="6BB50C37" w:rsidR="00D775A4" w:rsidRPr="00844042" w:rsidRDefault="00D775A4" w:rsidP="00D775A4">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The SPEEDY platform utilizes a three-part architecture - the frontend, the backend, and the database - that makes it flexible, easy to develop new features, and easily expand as more customers use the service. </w:t>
      </w:r>
    </w:p>
    <w:p w14:paraId="66379D2D" w14:textId="77777777" w:rsidR="005D75D4" w:rsidRPr="00844042" w:rsidRDefault="005D75D4" w:rsidP="00D775A4">
      <w:pPr>
        <w:spacing w:line="480" w:lineRule="auto"/>
        <w:ind w:left="360"/>
        <w:rPr>
          <w:rFonts w:ascii="Times New Roman" w:hAnsi="Times New Roman" w:cs="Times New Roman"/>
          <w:sz w:val="28"/>
          <w:szCs w:val="28"/>
          <w:lang w:val="en-US"/>
        </w:rPr>
      </w:pPr>
    </w:p>
    <w:p w14:paraId="1A866DCD" w14:textId="3DA83040" w:rsidR="00D775A4" w:rsidRPr="00844042" w:rsidRDefault="00D775A4" w:rsidP="00554398">
      <w:pPr>
        <w:pStyle w:val="Heading3"/>
        <w:rPr>
          <w:rFonts w:ascii="Times New Roman" w:hAnsi="Times New Roman" w:cs="Times New Roman"/>
          <w:lang w:val="en-US"/>
        </w:rPr>
      </w:pPr>
      <w:bookmarkStart w:id="26" w:name="_Toc219054984"/>
      <w:r w:rsidRPr="00844042">
        <w:rPr>
          <w:rFonts w:ascii="Times New Roman" w:hAnsi="Times New Roman" w:cs="Times New Roman"/>
          <w:lang w:val="en-US"/>
        </w:rPr>
        <w:t xml:space="preserve">Frontend </w:t>
      </w:r>
      <w:r w:rsidR="002F61B2" w:rsidRPr="00844042">
        <w:rPr>
          <w:rFonts w:ascii="Times New Roman" w:hAnsi="Times New Roman" w:cs="Times New Roman"/>
          <w:lang w:val="en-US"/>
        </w:rPr>
        <w:t>Layer</w:t>
      </w:r>
      <w:bookmarkEnd w:id="26"/>
    </w:p>
    <w:p w14:paraId="322F1D3A" w14:textId="77777777" w:rsidR="00D775A4" w:rsidRPr="00844042" w:rsidRDefault="00D775A4" w:rsidP="00D775A4">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The frontend provides bike rental businesses as well as their customers with a web-based application. It enables users to register for rentals, check rental bikes in/out of service, and send STK push payment requests. The application is light and offers offline access via USSD commands. The overall user experience was prioritized to make it easy to use.</w:t>
      </w:r>
    </w:p>
    <w:p w14:paraId="5481060C" w14:textId="77777777" w:rsidR="00D775A4" w:rsidRPr="00844042" w:rsidRDefault="00D775A4" w:rsidP="00D775A4">
      <w:pPr>
        <w:spacing w:line="480" w:lineRule="auto"/>
        <w:ind w:left="360"/>
        <w:rPr>
          <w:rFonts w:ascii="Times New Roman" w:hAnsi="Times New Roman" w:cs="Times New Roman"/>
          <w:sz w:val="28"/>
          <w:szCs w:val="28"/>
          <w:lang w:val="en-US"/>
        </w:rPr>
      </w:pPr>
    </w:p>
    <w:p w14:paraId="74D1DB3D" w14:textId="508C12EF" w:rsidR="00D775A4" w:rsidRPr="00844042" w:rsidRDefault="00D775A4" w:rsidP="00554398">
      <w:pPr>
        <w:pStyle w:val="Heading3"/>
        <w:rPr>
          <w:rFonts w:ascii="Times New Roman" w:hAnsi="Times New Roman" w:cs="Times New Roman"/>
          <w:lang w:val="en-US"/>
        </w:rPr>
      </w:pPr>
      <w:bookmarkStart w:id="27" w:name="_Toc219054985"/>
      <w:r w:rsidRPr="00844042">
        <w:rPr>
          <w:rFonts w:ascii="Times New Roman" w:hAnsi="Times New Roman" w:cs="Times New Roman"/>
          <w:lang w:val="en-US"/>
        </w:rPr>
        <w:t xml:space="preserve">Backend </w:t>
      </w:r>
      <w:r w:rsidR="002F61B2" w:rsidRPr="00844042">
        <w:rPr>
          <w:rFonts w:ascii="Times New Roman" w:hAnsi="Times New Roman" w:cs="Times New Roman"/>
          <w:lang w:val="en-US"/>
        </w:rPr>
        <w:t>Layer</w:t>
      </w:r>
      <w:bookmarkEnd w:id="27"/>
    </w:p>
    <w:p w14:paraId="60AF409A" w14:textId="01CB6809" w:rsidR="00C5480D" w:rsidRPr="00844042" w:rsidRDefault="00D775A4" w:rsidP="00D775A4">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The backend component of SPEEDY is built in Java with Spring Boot. It is responsible for the business logic, managing users, authenticating them, and managing their sessions. JWTs (JSON Web Tokens) were chosen for securing authentication and enabling role-based access control for users. Rental information, available bikes and users' data can all be accessed using GraphQL endpoints from the backend service, while payment requests sent via STK push</w:t>
      </w:r>
      <w:r w:rsidR="002F61B2" w:rsidRPr="00844042">
        <w:rPr>
          <w:rFonts w:ascii="Times New Roman" w:hAnsi="Times New Roman" w:cs="Times New Roman"/>
          <w:sz w:val="28"/>
          <w:szCs w:val="28"/>
          <w:lang w:val="en-US"/>
        </w:rPr>
        <w:t xml:space="preserve"> prompt,</w:t>
      </w:r>
      <w:r w:rsidRPr="00844042">
        <w:rPr>
          <w:rFonts w:ascii="Times New Roman" w:hAnsi="Times New Roman" w:cs="Times New Roman"/>
          <w:sz w:val="28"/>
          <w:szCs w:val="28"/>
          <w:lang w:val="en-US"/>
        </w:rPr>
        <w:t xml:space="preserve"> are processed in the backend service.</w:t>
      </w:r>
    </w:p>
    <w:p w14:paraId="491AFC55" w14:textId="77777777" w:rsidR="002F61B2" w:rsidRPr="00844042" w:rsidRDefault="002F61B2" w:rsidP="00D775A4">
      <w:pPr>
        <w:spacing w:line="480" w:lineRule="auto"/>
        <w:ind w:left="360"/>
        <w:rPr>
          <w:rFonts w:ascii="Times New Roman" w:hAnsi="Times New Roman" w:cs="Times New Roman"/>
          <w:sz w:val="28"/>
          <w:szCs w:val="28"/>
          <w:lang w:val="en-US"/>
        </w:rPr>
      </w:pPr>
    </w:p>
    <w:p w14:paraId="607FA69C" w14:textId="77777777" w:rsidR="002F61B2" w:rsidRPr="00844042" w:rsidRDefault="002F61B2" w:rsidP="00554398">
      <w:pPr>
        <w:pStyle w:val="Heading3"/>
        <w:rPr>
          <w:rFonts w:ascii="Times New Roman" w:hAnsi="Times New Roman" w:cs="Times New Roman"/>
          <w:lang w:val="en-US"/>
        </w:rPr>
      </w:pPr>
      <w:bookmarkStart w:id="28" w:name="_Toc219054986"/>
      <w:r w:rsidRPr="00844042">
        <w:rPr>
          <w:rFonts w:ascii="Times New Roman" w:hAnsi="Times New Roman" w:cs="Times New Roman"/>
          <w:lang w:val="en-US"/>
        </w:rPr>
        <w:t>Database Layer</w:t>
      </w:r>
      <w:bookmarkEnd w:id="28"/>
      <w:r w:rsidRPr="00844042">
        <w:rPr>
          <w:rFonts w:ascii="Times New Roman" w:hAnsi="Times New Roman" w:cs="Times New Roman"/>
          <w:lang w:val="en-US"/>
        </w:rPr>
        <w:t xml:space="preserve">   </w:t>
      </w:r>
    </w:p>
    <w:p w14:paraId="15A62203" w14:textId="1C2799E6" w:rsidR="002F61B2" w:rsidRPr="00844042" w:rsidRDefault="002F61B2" w:rsidP="002F61B2">
      <w:p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PostgreSQL serves the system's relational database. This is to store the basic persistent data of the system, including the users, bikes, rental sessions, and collateral data. To connect to the database, the system connects via JDBC. This provides the ability to ensure reliable and fast communications between the database and the client (user). The schema of the database provides for two different rates for each bike, tracking the rental duration, and tracking payments for analytics purposes.</w:t>
      </w:r>
    </w:p>
    <w:p w14:paraId="63CE6413" w14:textId="2505A60D" w:rsidR="00FF090A" w:rsidRPr="00844042" w:rsidRDefault="00FF090A" w:rsidP="002F61B2">
      <w:pPr>
        <w:spacing w:line="480" w:lineRule="auto"/>
        <w:ind w:left="360"/>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System Stack Diagram</w:t>
      </w:r>
    </w:p>
    <w:p w14:paraId="3AB385E1" w14:textId="77777777" w:rsidR="00EA14DF" w:rsidRPr="00844042" w:rsidRDefault="00EA14DF" w:rsidP="00EA14DF">
      <w:pPr>
        <w:keepNext/>
        <w:spacing w:line="480" w:lineRule="auto"/>
        <w:ind w:left="360"/>
        <w:rPr>
          <w:rFonts w:ascii="Times New Roman" w:hAnsi="Times New Roman" w:cs="Times New Roman"/>
        </w:rPr>
      </w:pPr>
      <w:r w:rsidRPr="00844042">
        <w:rPr>
          <w:rFonts w:ascii="Times New Roman" w:hAnsi="Times New Roman" w:cs="Times New Roman"/>
          <w:b/>
          <w:bCs/>
          <w:noProof/>
          <w:sz w:val="28"/>
          <w:szCs w:val="28"/>
          <w:lang w:val="en-US"/>
        </w:rPr>
        <w:drawing>
          <wp:inline distT="0" distB="0" distL="0" distR="0" wp14:anchorId="21DACEF0" wp14:editId="31595A87">
            <wp:extent cx="5731510" cy="1675130"/>
            <wp:effectExtent l="0" t="0" r="2540" b="1270"/>
            <wp:docPr id="89328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2541" name=""/>
                    <pic:cNvPicPr/>
                  </pic:nvPicPr>
                  <pic:blipFill>
                    <a:blip r:embed="rId15"/>
                    <a:stretch>
                      <a:fillRect/>
                    </a:stretch>
                  </pic:blipFill>
                  <pic:spPr>
                    <a:xfrm>
                      <a:off x="0" y="0"/>
                      <a:ext cx="5731510" cy="1675130"/>
                    </a:xfrm>
                    <a:prstGeom prst="rect">
                      <a:avLst/>
                    </a:prstGeom>
                  </pic:spPr>
                </pic:pic>
              </a:graphicData>
            </a:graphic>
          </wp:inline>
        </w:drawing>
      </w:r>
    </w:p>
    <w:p w14:paraId="372CCA7B" w14:textId="14180372" w:rsidR="00FF090A" w:rsidRPr="00844042" w:rsidRDefault="00EA14DF" w:rsidP="00EA14DF">
      <w:pPr>
        <w:pStyle w:val="Caption"/>
        <w:rPr>
          <w:rFonts w:ascii="Times New Roman" w:hAnsi="Times New Roman" w:cs="Times New Roman"/>
          <w:b/>
          <w:bCs/>
          <w:sz w:val="28"/>
          <w:szCs w:val="28"/>
          <w:lang w:val="en-US"/>
        </w:rPr>
      </w:pPr>
      <w:bookmarkStart w:id="29" w:name="_Toc219055020"/>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1</w:t>
      </w:r>
      <w:r w:rsidRPr="00844042">
        <w:rPr>
          <w:rFonts w:ascii="Times New Roman" w:hAnsi="Times New Roman" w:cs="Times New Roman"/>
        </w:rPr>
        <w:fldChar w:fldCharType="end"/>
      </w:r>
      <w:r w:rsidRPr="00844042">
        <w:rPr>
          <w:rFonts w:ascii="Times New Roman" w:hAnsi="Times New Roman" w:cs="Times New Roman"/>
          <w:lang w:val="en-US"/>
        </w:rPr>
        <w:t xml:space="preserve"> Tech Stack Used</w:t>
      </w:r>
      <w:bookmarkEnd w:id="29"/>
    </w:p>
    <w:p w14:paraId="1518D43F" w14:textId="77777777" w:rsidR="00415015" w:rsidRPr="00844042" w:rsidRDefault="00415015" w:rsidP="0093288B">
      <w:pPr>
        <w:spacing w:line="480" w:lineRule="auto"/>
        <w:rPr>
          <w:rFonts w:ascii="Times New Roman" w:hAnsi="Times New Roman" w:cs="Times New Roman"/>
          <w:sz w:val="28"/>
          <w:szCs w:val="28"/>
          <w:lang w:val="en-US"/>
        </w:rPr>
      </w:pPr>
    </w:p>
    <w:p w14:paraId="31007C23" w14:textId="35482887" w:rsidR="00B33E3F" w:rsidRPr="00844042" w:rsidRDefault="00D126D3" w:rsidP="00554398">
      <w:pPr>
        <w:pStyle w:val="Heading3"/>
        <w:rPr>
          <w:rFonts w:ascii="Times New Roman" w:hAnsi="Times New Roman" w:cs="Times New Roman"/>
          <w:lang w:val="en-US"/>
        </w:rPr>
      </w:pPr>
      <w:bookmarkStart w:id="30" w:name="_Toc219054987"/>
      <w:r w:rsidRPr="00844042">
        <w:rPr>
          <w:rFonts w:ascii="Times New Roman" w:hAnsi="Times New Roman" w:cs="Times New Roman"/>
          <w:lang w:val="en-US"/>
        </w:rPr>
        <w:lastRenderedPageBreak/>
        <w:t>System Architecture Diagram</w:t>
      </w:r>
      <w:bookmarkEnd w:id="30"/>
    </w:p>
    <w:p w14:paraId="30F954BB" w14:textId="77777777" w:rsidR="001A5A7A" w:rsidRPr="00844042" w:rsidRDefault="00D126D3" w:rsidP="001A5A7A">
      <w:pPr>
        <w:keepNext/>
        <w:spacing w:line="480" w:lineRule="auto"/>
        <w:rPr>
          <w:rFonts w:ascii="Times New Roman" w:hAnsi="Times New Roman" w:cs="Times New Roman"/>
        </w:rPr>
      </w:pPr>
      <w:r w:rsidRPr="00844042">
        <w:rPr>
          <w:rFonts w:ascii="Times New Roman" w:hAnsi="Times New Roman" w:cs="Times New Roman"/>
          <w:noProof/>
        </w:rPr>
        <w:drawing>
          <wp:inline distT="0" distB="0" distL="0" distR="0" wp14:anchorId="570779A3" wp14:editId="35639A75">
            <wp:extent cx="6318913" cy="5513717"/>
            <wp:effectExtent l="0" t="0" r="5715" b="0"/>
            <wp:docPr id="11479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8810" cy="5531079"/>
                    </a:xfrm>
                    <a:prstGeom prst="rect">
                      <a:avLst/>
                    </a:prstGeom>
                    <a:noFill/>
                    <a:ln>
                      <a:noFill/>
                    </a:ln>
                  </pic:spPr>
                </pic:pic>
              </a:graphicData>
            </a:graphic>
          </wp:inline>
        </w:drawing>
      </w:r>
    </w:p>
    <w:p w14:paraId="561414E4" w14:textId="2E9B88CE" w:rsidR="00A8143F" w:rsidRPr="00844042" w:rsidRDefault="001A5A7A" w:rsidP="00462A84">
      <w:pPr>
        <w:pStyle w:val="Caption"/>
        <w:rPr>
          <w:rFonts w:ascii="Times New Roman" w:hAnsi="Times New Roman" w:cs="Times New Roman"/>
        </w:rPr>
      </w:pPr>
      <w:bookmarkStart w:id="31" w:name="_Toc219055021"/>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2</w:t>
      </w:r>
      <w:r w:rsidRPr="00844042">
        <w:rPr>
          <w:rFonts w:ascii="Times New Roman" w:hAnsi="Times New Roman" w:cs="Times New Roman"/>
        </w:rPr>
        <w:fldChar w:fldCharType="end"/>
      </w:r>
      <w:r w:rsidRPr="00844042">
        <w:rPr>
          <w:rFonts w:ascii="Times New Roman" w:hAnsi="Times New Roman" w:cs="Times New Roman"/>
          <w:lang w:val="en-US"/>
        </w:rPr>
        <w:t xml:space="preserve"> System Architecture Diagram</w:t>
      </w:r>
      <w:bookmarkEnd w:id="31"/>
    </w:p>
    <w:p w14:paraId="1D5C7BBD" w14:textId="77777777" w:rsidR="00462A84" w:rsidRPr="00844042" w:rsidRDefault="00462A84" w:rsidP="00462A84">
      <w:pPr>
        <w:rPr>
          <w:rFonts w:ascii="Times New Roman" w:hAnsi="Times New Roman" w:cs="Times New Roman"/>
          <w:lang w:val="en-US"/>
        </w:rPr>
      </w:pPr>
    </w:p>
    <w:p w14:paraId="79533219" w14:textId="720E486F" w:rsidR="00F973E3" w:rsidRPr="00844042" w:rsidRDefault="00F973E3" w:rsidP="00554398">
      <w:pPr>
        <w:pStyle w:val="Heading2"/>
        <w:rPr>
          <w:rFonts w:ascii="Times New Roman" w:hAnsi="Times New Roman" w:cs="Times New Roman"/>
          <w:lang w:val="en-US"/>
        </w:rPr>
      </w:pPr>
      <w:bookmarkStart w:id="32" w:name="_Toc219054988"/>
      <w:r w:rsidRPr="00844042">
        <w:rPr>
          <w:rFonts w:ascii="Times New Roman" w:hAnsi="Times New Roman" w:cs="Times New Roman"/>
          <w:lang w:val="en-US"/>
        </w:rPr>
        <w:t>4.2 Use Case Diagram</w:t>
      </w:r>
      <w:bookmarkEnd w:id="32"/>
      <w:r w:rsidRPr="00844042">
        <w:rPr>
          <w:rFonts w:ascii="Times New Roman" w:hAnsi="Times New Roman" w:cs="Times New Roman"/>
          <w:lang w:val="en-US"/>
        </w:rPr>
        <w:t xml:space="preserve"> </w:t>
      </w:r>
    </w:p>
    <w:p w14:paraId="6787357D" w14:textId="32EFF4CF" w:rsidR="00F973E3" w:rsidRPr="00844042" w:rsidRDefault="00F973E3" w:rsidP="00F973E3">
      <w:pPr>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Within SPEEDY, there are three main users: </w:t>
      </w:r>
    </w:p>
    <w:p w14:paraId="51A2C59D" w14:textId="6B538461" w:rsidR="00F973E3" w:rsidRPr="00844042" w:rsidRDefault="00F973E3" w:rsidP="00F973E3">
      <w:pPr>
        <w:rPr>
          <w:rFonts w:ascii="Times New Roman" w:hAnsi="Times New Roman" w:cs="Times New Roman"/>
          <w:sz w:val="28"/>
          <w:szCs w:val="28"/>
          <w:lang w:val="en-US"/>
        </w:rPr>
      </w:pPr>
      <w:r w:rsidRPr="00844042">
        <w:rPr>
          <w:rFonts w:ascii="Times New Roman" w:hAnsi="Times New Roman" w:cs="Times New Roman"/>
          <w:sz w:val="28"/>
          <w:szCs w:val="28"/>
          <w:lang w:val="en-US"/>
        </w:rPr>
        <w:t>Bike Rental Operator - Registers customers, assigns bicycles, records bicycle rental sessions and tracks payments.</w:t>
      </w:r>
    </w:p>
    <w:p w14:paraId="1B64A140" w14:textId="10957389" w:rsidR="00F973E3" w:rsidRPr="00844042" w:rsidRDefault="00F973E3" w:rsidP="00F973E3">
      <w:pPr>
        <w:rPr>
          <w:rFonts w:ascii="Times New Roman" w:hAnsi="Times New Roman" w:cs="Times New Roman"/>
          <w:sz w:val="28"/>
          <w:szCs w:val="28"/>
          <w:lang w:val="en-US"/>
        </w:rPr>
      </w:pPr>
      <w:r w:rsidRPr="00844042">
        <w:rPr>
          <w:rFonts w:ascii="Times New Roman" w:hAnsi="Times New Roman" w:cs="Times New Roman"/>
          <w:sz w:val="28"/>
          <w:szCs w:val="28"/>
          <w:lang w:val="en-US"/>
        </w:rPr>
        <w:t>Customer - Provides the information needed to rent a bicycle and has the ability to make an STK push payment.</w:t>
      </w:r>
    </w:p>
    <w:p w14:paraId="17DD28DB" w14:textId="724AA5B4" w:rsidR="00F526A1" w:rsidRPr="00844042" w:rsidRDefault="00F973E3" w:rsidP="00F973E3">
      <w:pPr>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 xml:space="preserve">System Administration (Optional) - Administers users and their accounts and system settings. </w:t>
      </w:r>
    </w:p>
    <w:p w14:paraId="7C36F78E" w14:textId="77777777" w:rsidR="00F92CE7" w:rsidRPr="00844042" w:rsidRDefault="00546323" w:rsidP="00F92CE7">
      <w:pPr>
        <w:keepNext/>
        <w:rPr>
          <w:rFonts w:ascii="Times New Roman" w:hAnsi="Times New Roman" w:cs="Times New Roman"/>
        </w:rPr>
      </w:pPr>
      <w:r w:rsidRPr="00844042">
        <w:rPr>
          <w:rFonts w:ascii="Times New Roman" w:hAnsi="Times New Roman" w:cs="Times New Roman"/>
          <w:noProof/>
          <w:sz w:val="28"/>
          <w:szCs w:val="28"/>
          <w:lang w:val="en-US"/>
        </w:rPr>
        <w:drawing>
          <wp:inline distT="0" distB="0" distL="0" distR="0" wp14:anchorId="1C2B22FE" wp14:editId="2C5E36A8">
            <wp:extent cx="6487064" cy="4926316"/>
            <wp:effectExtent l="0" t="0" r="0" b="8255"/>
            <wp:docPr id="43355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50802" name=""/>
                    <pic:cNvPicPr/>
                  </pic:nvPicPr>
                  <pic:blipFill rotWithShape="1">
                    <a:blip r:embed="rId17"/>
                    <a:srcRect b="9680"/>
                    <a:stretch>
                      <a:fillRect/>
                    </a:stretch>
                  </pic:blipFill>
                  <pic:spPr bwMode="auto">
                    <a:xfrm>
                      <a:off x="0" y="0"/>
                      <a:ext cx="6501966" cy="4937632"/>
                    </a:xfrm>
                    <a:prstGeom prst="rect">
                      <a:avLst/>
                    </a:prstGeom>
                    <a:ln>
                      <a:noFill/>
                    </a:ln>
                    <a:extLst>
                      <a:ext uri="{53640926-AAD7-44D8-BBD7-CCE9431645EC}">
                        <a14:shadowObscured xmlns:a14="http://schemas.microsoft.com/office/drawing/2010/main"/>
                      </a:ext>
                    </a:extLst>
                  </pic:spPr>
                </pic:pic>
              </a:graphicData>
            </a:graphic>
          </wp:inline>
        </w:drawing>
      </w:r>
    </w:p>
    <w:p w14:paraId="48475A5D" w14:textId="477F1C08" w:rsidR="00F973E3" w:rsidRPr="00844042" w:rsidRDefault="00F92CE7" w:rsidP="00F92CE7">
      <w:pPr>
        <w:pStyle w:val="Caption"/>
        <w:rPr>
          <w:rFonts w:ascii="Times New Roman" w:hAnsi="Times New Roman" w:cs="Times New Roman"/>
        </w:rPr>
      </w:pPr>
      <w:bookmarkStart w:id="33" w:name="_Toc219055022"/>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3</w:t>
      </w:r>
      <w:r w:rsidRPr="00844042">
        <w:rPr>
          <w:rFonts w:ascii="Times New Roman" w:hAnsi="Times New Roman" w:cs="Times New Roman"/>
        </w:rPr>
        <w:fldChar w:fldCharType="end"/>
      </w:r>
      <w:r w:rsidRPr="00844042">
        <w:rPr>
          <w:rFonts w:ascii="Times New Roman" w:hAnsi="Times New Roman" w:cs="Times New Roman"/>
          <w:lang w:val="en-US"/>
        </w:rPr>
        <w:t xml:space="preserve"> Use Case Diagram</w:t>
      </w:r>
      <w:bookmarkEnd w:id="33"/>
    </w:p>
    <w:p w14:paraId="64570D11" w14:textId="77777777" w:rsidR="00F526A1" w:rsidRPr="00844042" w:rsidRDefault="00F526A1" w:rsidP="00F526A1">
      <w:pPr>
        <w:rPr>
          <w:rFonts w:ascii="Times New Roman" w:hAnsi="Times New Roman" w:cs="Times New Roman"/>
          <w:lang w:val="en-US"/>
        </w:rPr>
      </w:pPr>
    </w:p>
    <w:p w14:paraId="2F2CC32B" w14:textId="77777777" w:rsidR="00496074" w:rsidRPr="00844042" w:rsidRDefault="00496074" w:rsidP="00F526A1">
      <w:pPr>
        <w:rPr>
          <w:rFonts w:ascii="Times New Roman" w:hAnsi="Times New Roman" w:cs="Times New Roman"/>
          <w:sz w:val="28"/>
          <w:szCs w:val="28"/>
          <w:lang w:val="en-US"/>
        </w:rPr>
      </w:pPr>
    </w:p>
    <w:p w14:paraId="5F5691F2" w14:textId="77777777" w:rsidR="00496074" w:rsidRPr="00844042" w:rsidRDefault="00496074" w:rsidP="00F526A1">
      <w:pPr>
        <w:rPr>
          <w:rFonts w:ascii="Times New Roman" w:hAnsi="Times New Roman" w:cs="Times New Roman"/>
          <w:sz w:val="28"/>
          <w:szCs w:val="28"/>
          <w:lang w:val="en-US"/>
        </w:rPr>
      </w:pPr>
    </w:p>
    <w:p w14:paraId="3BCF6334" w14:textId="77777777" w:rsidR="00496074" w:rsidRPr="00844042" w:rsidRDefault="00496074" w:rsidP="00F526A1">
      <w:pPr>
        <w:rPr>
          <w:rFonts w:ascii="Times New Roman" w:hAnsi="Times New Roman" w:cs="Times New Roman"/>
          <w:sz w:val="28"/>
          <w:szCs w:val="28"/>
          <w:lang w:val="en-US"/>
        </w:rPr>
      </w:pPr>
    </w:p>
    <w:p w14:paraId="7259362E" w14:textId="77777777" w:rsidR="00496074" w:rsidRPr="00844042" w:rsidRDefault="00496074" w:rsidP="00F526A1">
      <w:pPr>
        <w:rPr>
          <w:rFonts w:ascii="Times New Roman" w:hAnsi="Times New Roman" w:cs="Times New Roman"/>
          <w:sz w:val="28"/>
          <w:szCs w:val="28"/>
          <w:lang w:val="en-US"/>
        </w:rPr>
      </w:pPr>
    </w:p>
    <w:p w14:paraId="50682801" w14:textId="77777777" w:rsidR="00496074" w:rsidRPr="00844042" w:rsidRDefault="00496074" w:rsidP="00F526A1">
      <w:pPr>
        <w:rPr>
          <w:rFonts w:ascii="Times New Roman" w:hAnsi="Times New Roman" w:cs="Times New Roman"/>
          <w:sz w:val="28"/>
          <w:szCs w:val="28"/>
          <w:lang w:val="en-US"/>
        </w:rPr>
      </w:pPr>
    </w:p>
    <w:p w14:paraId="3BF7A63F" w14:textId="77777777" w:rsidR="00496074" w:rsidRPr="00844042" w:rsidRDefault="00496074" w:rsidP="00F526A1">
      <w:pPr>
        <w:rPr>
          <w:rFonts w:ascii="Times New Roman" w:hAnsi="Times New Roman" w:cs="Times New Roman"/>
          <w:sz w:val="28"/>
          <w:szCs w:val="28"/>
          <w:lang w:val="en-US"/>
        </w:rPr>
      </w:pPr>
    </w:p>
    <w:p w14:paraId="02B371FC" w14:textId="77777777" w:rsidR="00496074" w:rsidRPr="00844042" w:rsidRDefault="00496074" w:rsidP="00F526A1">
      <w:pPr>
        <w:rPr>
          <w:rFonts w:ascii="Times New Roman" w:hAnsi="Times New Roman" w:cs="Times New Roman"/>
          <w:sz w:val="28"/>
          <w:szCs w:val="28"/>
          <w:lang w:val="en-US"/>
        </w:rPr>
      </w:pPr>
    </w:p>
    <w:p w14:paraId="615DD75D" w14:textId="77777777" w:rsidR="00496074" w:rsidRPr="00844042" w:rsidRDefault="00496074" w:rsidP="00F526A1">
      <w:pPr>
        <w:rPr>
          <w:rFonts w:ascii="Times New Roman" w:hAnsi="Times New Roman" w:cs="Times New Roman"/>
          <w:sz w:val="28"/>
          <w:szCs w:val="28"/>
          <w:lang w:val="en-US"/>
        </w:rPr>
      </w:pPr>
    </w:p>
    <w:p w14:paraId="7439917E" w14:textId="77777777" w:rsidR="00E00EA7" w:rsidRPr="00844042" w:rsidRDefault="00E00EA7" w:rsidP="00F526A1">
      <w:pPr>
        <w:rPr>
          <w:rFonts w:ascii="Times New Roman" w:hAnsi="Times New Roman" w:cs="Times New Roman"/>
          <w:sz w:val="28"/>
          <w:szCs w:val="28"/>
          <w:lang w:val="en-US"/>
        </w:rPr>
      </w:pPr>
    </w:p>
    <w:p w14:paraId="4E6ED09E" w14:textId="5C243607" w:rsidR="00F526A1" w:rsidRPr="00844042" w:rsidRDefault="000C47C9" w:rsidP="00554398">
      <w:pPr>
        <w:pStyle w:val="Heading2"/>
        <w:rPr>
          <w:rFonts w:ascii="Times New Roman" w:hAnsi="Times New Roman" w:cs="Times New Roman"/>
          <w:lang w:val="en-US"/>
        </w:rPr>
      </w:pPr>
      <w:bookmarkStart w:id="34" w:name="_Toc219054989"/>
      <w:r w:rsidRPr="00844042">
        <w:rPr>
          <w:rFonts w:ascii="Times New Roman" w:hAnsi="Times New Roman" w:cs="Times New Roman"/>
          <w:lang w:val="en-US"/>
        </w:rPr>
        <w:t>4.3 Use Case Descriptions</w:t>
      </w:r>
      <w:bookmarkEnd w:id="34"/>
    </w:p>
    <w:p w14:paraId="1DB4F3AB" w14:textId="630711F5" w:rsidR="00F174FB" w:rsidRPr="00844042" w:rsidRDefault="00F174FB" w:rsidP="00F174FB">
      <w:pPr>
        <w:pStyle w:val="Caption"/>
        <w:keepNext/>
        <w:rPr>
          <w:rFonts w:ascii="Times New Roman" w:hAnsi="Times New Roman" w:cs="Times New Roman"/>
        </w:rPr>
      </w:pPr>
      <w:r w:rsidRPr="00844042">
        <w:rPr>
          <w:rFonts w:ascii="Times New Roman" w:hAnsi="Times New Roman" w:cs="Times New Roman"/>
        </w:rPr>
        <w:t xml:space="preserve">Table </w:t>
      </w:r>
      <w:r w:rsidRPr="00844042">
        <w:rPr>
          <w:rFonts w:ascii="Times New Roman" w:hAnsi="Times New Roman" w:cs="Times New Roman"/>
        </w:rPr>
        <w:fldChar w:fldCharType="begin"/>
      </w:r>
      <w:r w:rsidRPr="00844042">
        <w:rPr>
          <w:rFonts w:ascii="Times New Roman" w:hAnsi="Times New Roman" w:cs="Times New Roman"/>
        </w:rPr>
        <w:instrText xml:space="preserve"> SEQ Table \* ARABIC </w:instrText>
      </w:r>
      <w:r w:rsidRPr="00844042">
        <w:rPr>
          <w:rFonts w:ascii="Times New Roman" w:hAnsi="Times New Roman" w:cs="Times New Roman"/>
        </w:rPr>
        <w:fldChar w:fldCharType="separate"/>
      </w:r>
      <w:r w:rsidR="008D368E" w:rsidRPr="00844042">
        <w:rPr>
          <w:rFonts w:ascii="Times New Roman" w:hAnsi="Times New Roman" w:cs="Times New Roman"/>
          <w:noProof/>
        </w:rPr>
        <w:t>1</w:t>
      </w:r>
      <w:r w:rsidRPr="00844042">
        <w:rPr>
          <w:rFonts w:ascii="Times New Roman" w:hAnsi="Times New Roman" w:cs="Times New Roman"/>
        </w:rPr>
        <w:fldChar w:fldCharType="end"/>
      </w:r>
      <w:r w:rsidRPr="00844042">
        <w:rPr>
          <w:rFonts w:ascii="Times New Roman" w:hAnsi="Times New Roman" w:cs="Times New Roman"/>
          <w:lang w:val="en-US"/>
        </w:rPr>
        <w:t xml:space="preserve"> Use Case Descriptions</w:t>
      </w:r>
    </w:p>
    <w:tbl>
      <w:tblPr>
        <w:tblStyle w:val="ListTable4-Accent4"/>
        <w:tblW w:w="10141" w:type="dxa"/>
        <w:tblLook w:val="04A0" w:firstRow="1" w:lastRow="0" w:firstColumn="1" w:lastColumn="0" w:noHBand="0" w:noVBand="1"/>
      </w:tblPr>
      <w:tblGrid>
        <w:gridCol w:w="2515"/>
        <w:gridCol w:w="2880"/>
        <w:gridCol w:w="4746"/>
      </w:tblGrid>
      <w:tr w:rsidR="00F900BE" w:rsidRPr="00844042" w14:paraId="101BFC60" w14:textId="77777777" w:rsidTr="00BC5169">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2515" w:type="dxa"/>
            <w:hideMark/>
          </w:tcPr>
          <w:p w14:paraId="282E4A44" w14:textId="77777777" w:rsidR="00F900BE" w:rsidRPr="00844042" w:rsidRDefault="00F900BE" w:rsidP="00F900BE">
            <w:pPr>
              <w:spacing w:after="160" w:line="278" w:lineRule="auto"/>
              <w:rPr>
                <w:rFonts w:ascii="Times New Roman" w:hAnsi="Times New Roman" w:cs="Times New Roman"/>
              </w:rPr>
            </w:pPr>
            <w:r w:rsidRPr="00844042">
              <w:rPr>
                <w:rFonts w:ascii="Times New Roman" w:hAnsi="Times New Roman" w:cs="Times New Roman"/>
              </w:rPr>
              <w:t>Use Case Name</w:t>
            </w:r>
          </w:p>
        </w:tc>
        <w:tc>
          <w:tcPr>
            <w:tcW w:w="2880" w:type="dxa"/>
            <w:hideMark/>
          </w:tcPr>
          <w:p w14:paraId="12E3D192" w14:textId="77777777" w:rsidR="00F900BE" w:rsidRPr="00844042" w:rsidRDefault="00F900BE" w:rsidP="00F900B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Actor</w:t>
            </w:r>
          </w:p>
        </w:tc>
        <w:tc>
          <w:tcPr>
            <w:tcW w:w="4746" w:type="dxa"/>
            <w:hideMark/>
          </w:tcPr>
          <w:p w14:paraId="48EB90BA" w14:textId="77777777" w:rsidR="00F900BE" w:rsidRPr="00844042" w:rsidRDefault="00F900BE" w:rsidP="00F900B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Description</w:t>
            </w:r>
          </w:p>
        </w:tc>
      </w:tr>
      <w:tr w:rsidR="00F900BE" w:rsidRPr="00844042" w14:paraId="474EDA37" w14:textId="77777777" w:rsidTr="00BC5169">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2515" w:type="dxa"/>
            <w:hideMark/>
          </w:tcPr>
          <w:p w14:paraId="1CADA952" w14:textId="77777777" w:rsidR="00F900BE" w:rsidRPr="00844042" w:rsidRDefault="00F900BE" w:rsidP="00F900BE">
            <w:pPr>
              <w:spacing w:after="160" w:line="278" w:lineRule="auto"/>
              <w:rPr>
                <w:rFonts w:ascii="Times New Roman" w:hAnsi="Times New Roman" w:cs="Times New Roman"/>
              </w:rPr>
            </w:pPr>
            <w:r w:rsidRPr="00844042">
              <w:rPr>
                <w:rFonts w:ascii="Times New Roman" w:hAnsi="Times New Roman" w:cs="Times New Roman"/>
              </w:rPr>
              <w:t>Register Customer</w:t>
            </w:r>
          </w:p>
        </w:tc>
        <w:tc>
          <w:tcPr>
            <w:tcW w:w="2880" w:type="dxa"/>
            <w:hideMark/>
          </w:tcPr>
          <w:p w14:paraId="4D457C57" w14:textId="77777777" w:rsidR="00F900BE" w:rsidRPr="00844042" w:rsidRDefault="00F900BE" w:rsidP="00F900B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Bike Hire Operator</w:t>
            </w:r>
          </w:p>
        </w:tc>
        <w:tc>
          <w:tcPr>
            <w:tcW w:w="4746" w:type="dxa"/>
            <w:hideMark/>
          </w:tcPr>
          <w:p w14:paraId="7DBFEF5E" w14:textId="77777777" w:rsidR="00F900BE" w:rsidRPr="00844042" w:rsidRDefault="00F900BE" w:rsidP="00F900B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Collects customer information, collateral, and optional picture.</w:t>
            </w:r>
          </w:p>
        </w:tc>
      </w:tr>
      <w:tr w:rsidR="00F900BE" w:rsidRPr="00844042" w14:paraId="284666EB" w14:textId="77777777" w:rsidTr="00BC5169">
        <w:trPr>
          <w:trHeight w:val="904"/>
        </w:trPr>
        <w:tc>
          <w:tcPr>
            <w:cnfStyle w:val="001000000000" w:firstRow="0" w:lastRow="0" w:firstColumn="1" w:lastColumn="0" w:oddVBand="0" w:evenVBand="0" w:oddHBand="0" w:evenHBand="0" w:firstRowFirstColumn="0" w:firstRowLastColumn="0" w:lastRowFirstColumn="0" w:lastRowLastColumn="0"/>
            <w:tcW w:w="2515" w:type="dxa"/>
            <w:hideMark/>
          </w:tcPr>
          <w:p w14:paraId="37164D91" w14:textId="77777777" w:rsidR="00F900BE" w:rsidRPr="00844042" w:rsidRDefault="00F900BE" w:rsidP="00F900BE">
            <w:pPr>
              <w:spacing w:after="160" w:line="278" w:lineRule="auto"/>
              <w:rPr>
                <w:rFonts w:ascii="Times New Roman" w:hAnsi="Times New Roman" w:cs="Times New Roman"/>
              </w:rPr>
            </w:pPr>
            <w:r w:rsidRPr="00844042">
              <w:rPr>
                <w:rFonts w:ascii="Times New Roman" w:hAnsi="Times New Roman" w:cs="Times New Roman"/>
              </w:rPr>
              <w:t>Allocate Bike</w:t>
            </w:r>
          </w:p>
        </w:tc>
        <w:tc>
          <w:tcPr>
            <w:tcW w:w="2880" w:type="dxa"/>
            <w:hideMark/>
          </w:tcPr>
          <w:p w14:paraId="6DAA887E" w14:textId="77777777" w:rsidR="00F900BE" w:rsidRPr="00844042" w:rsidRDefault="00F900BE" w:rsidP="00F900B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Bike Hire Operator</w:t>
            </w:r>
          </w:p>
        </w:tc>
        <w:tc>
          <w:tcPr>
            <w:tcW w:w="4746" w:type="dxa"/>
            <w:hideMark/>
          </w:tcPr>
          <w:p w14:paraId="42433B4A" w14:textId="77777777" w:rsidR="00F900BE" w:rsidRPr="00844042" w:rsidRDefault="00F900BE" w:rsidP="00F900B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Assigns a bike to the customer and starts rental timer.</w:t>
            </w:r>
          </w:p>
        </w:tc>
      </w:tr>
      <w:tr w:rsidR="00F900BE" w:rsidRPr="00844042" w14:paraId="7A3CA727" w14:textId="77777777" w:rsidTr="00BC5169">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2515" w:type="dxa"/>
            <w:hideMark/>
          </w:tcPr>
          <w:p w14:paraId="2FE70177" w14:textId="77777777" w:rsidR="00F900BE" w:rsidRPr="00844042" w:rsidRDefault="00F900BE" w:rsidP="00F900BE">
            <w:pPr>
              <w:spacing w:after="160" w:line="278" w:lineRule="auto"/>
              <w:rPr>
                <w:rFonts w:ascii="Times New Roman" w:hAnsi="Times New Roman" w:cs="Times New Roman"/>
              </w:rPr>
            </w:pPr>
            <w:r w:rsidRPr="00844042">
              <w:rPr>
                <w:rFonts w:ascii="Times New Roman" w:hAnsi="Times New Roman" w:cs="Times New Roman"/>
              </w:rPr>
              <w:t>Track Rental Session</w:t>
            </w:r>
          </w:p>
        </w:tc>
        <w:tc>
          <w:tcPr>
            <w:tcW w:w="2880" w:type="dxa"/>
            <w:hideMark/>
          </w:tcPr>
          <w:p w14:paraId="4C2FFFA2" w14:textId="77777777" w:rsidR="00F900BE" w:rsidRPr="00844042" w:rsidRDefault="00F900BE" w:rsidP="00F900B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System</w:t>
            </w:r>
          </w:p>
        </w:tc>
        <w:tc>
          <w:tcPr>
            <w:tcW w:w="4746" w:type="dxa"/>
            <w:hideMark/>
          </w:tcPr>
          <w:p w14:paraId="686EB5AD" w14:textId="77777777" w:rsidR="00F900BE" w:rsidRPr="00844042" w:rsidRDefault="00F900BE" w:rsidP="00F900B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Tracks the duration of rental in real-time.</w:t>
            </w:r>
          </w:p>
        </w:tc>
      </w:tr>
      <w:tr w:rsidR="00F900BE" w:rsidRPr="00844042" w14:paraId="50C51025" w14:textId="77777777" w:rsidTr="00BC5169">
        <w:trPr>
          <w:trHeight w:val="904"/>
        </w:trPr>
        <w:tc>
          <w:tcPr>
            <w:cnfStyle w:val="001000000000" w:firstRow="0" w:lastRow="0" w:firstColumn="1" w:lastColumn="0" w:oddVBand="0" w:evenVBand="0" w:oddHBand="0" w:evenHBand="0" w:firstRowFirstColumn="0" w:firstRowLastColumn="0" w:lastRowFirstColumn="0" w:lastRowLastColumn="0"/>
            <w:tcW w:w="2515" w:type="dxa"/>
            <w:hideMark/>
          </w:tcPr>
          <w:p w14:paraId="03E5864C" w14:textId="77777777" w:rsidR="00F900BE" w:rsidRPr="00844042" w:rsidRDefault="00F900BE" w:rsidP="00F900BE">
            <w:pPr>
              <w:spacing w:after="160" w:line="278" w:lineRule="auto"/>
              <w:rPr>
                <w:rFonts w:ascii="Times New Roman" w:hAnsi="Times New Roman" w:cs="Times New Roman"/>
              </w:rPr>
            </w:pPr>
            <w:r w:rsidRPr="00844042">
              <w:rPr>
                <w:rFonts w:ascii="Times New Roman" w:hAnsi="Times New Roman" w:cs="Times New Roman"/>
              </w:rPr>
              <w:t>Return Bike</w:t>
            </w:r>
          </w:p>
        </w:tc>
        <w:tc>
          <w:tcPr>
            <w:tcW w:w="2880" w:type="dxa"/>
            <w:hideMark/>
          </w:tcPr>
          <w:p w14:paraId="175DC04B" w14:textId="77777777" w:rsidR="00F900BE" w:rsidRPr="00844042" w:rsidRDefault="00F900BE" w:rsidP="00F900B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Bike Hire Operator</w:t>
            </w:r>
          </w:p>
        </w:tc>
        <w:tc>
          <w:tcPr>
            <w:tcW w:w="4746" w:type="dxa"/>
            <w:hideMark/>
          </w:tcPr>
          <w:p w14:paraId="02A6B6F2" w14:textId="77777777" w:rsidR="00F900BE" w:rsidRPr="00844042" w:rsidRDefault="00F900BE" w:rsidP="00F900B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Stops the timer and records return time.</w:t>
            </w:r>
          </w:p>
        </w:tc>
      </w:tr>
      <w:tr w:rsidR="00F900BE" w:rsidRPr="00844042" w14:paraId="09CC19F2" w14:textId="77777777" w:rsidTr="00BC5169">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2515" w:type="dxa"/>
            <w:hideMark/>
          </w:tcPr>
          <w:p w14:paraId="3309380E" w14:textId="77777777" w:rsidR="00F900BE" w:rsidRPr="00844042" w:rsidRDefault="00F900BE" w:rsidP="00F900BE">
            <w:pPr>
              <w:spacing w:after="160" w:line="278" w:lineRule="auto"/>
              <w:rPr>
                <w:rFonts w:ascii="Times New Roman" w:hAnsi="Times New Roman" w:cs="Times New Roman"/>
              </w:rPr>
            </w:pPr>
            <w:r w:rsidRPr="00844042">
              <w:rPr>
                <w:rFonts w:ascii="Times New Roman" w:hAnsi="Times New Roman" w:cs="Times New Roman"/>
              </w:rPr>
              <w:t>Calculate Rental Fee</w:t>
            </w:r>
          </w:p>
        </w:tc>
        <w:tc>
          <w:tcPr>
            <w:tcW w:w="2880" w:type="dxa"/>
            <w:hideMark/>
          </w:tcPr>
          <w:p w14:paraId="03B84F0D" w14:textId="77777777" w:rsidR="00F900BE" w:rsidRPr="00844042" w:rsidRDefault="00F900BE" w:rsidP="00F900B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System</w:t>
            </w:r>
          </w:p>
        </w:tc>
        <w:tc>
          <w:tcPr>
            <w:tcW w:w="4746" w:type="dxa"/>
            <w:hideMark/>
          </w:tcPr>
          <w:p w14:paraId="50BD50A8" w14:textId="77777777" w:rsidR="00F900BE" w:rsidRPr="00844042" w:rsidRDefault="00F900BE" w:rsidP="00F900B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Calculates amount based on bike rate and rental duration.</w:t>
            </w:r>
          </w:p>
        </w:tc>
      </w:tr>
      <w:tr w:rsidR="00F900BE" w:rsidRPr="00844042" w14:paraId="004EF1A1" w14:textId="77777777" w:rsidTr="00BC5169">
        <w:trPr>
          <w:trHeight w:val="891"/>
        </w:trPr>
        <w:tc>
          <w:tcPr>
            <w:cnfStyle w:val="001000000000" w:firstRow="0" w:lastRow="0" w:firstColumn="1" w:lastColumn="0" w:oddVBand="0" w:evenVBand="0" w:oddHBand="0" w:evenHBand="0" w:firstRowFirstColumn="0" w:firstRowLastColumn="0" w:lastRowFirstColumn="0" w:lastRowLastColumn="0"/>
            <w:tcW w:w="2515" w:type="dxa"/>
            <w:hideMark/>
          </w:tcPr>
          <w:p w14:paraId="760C1561" w14:textId="77777777" w:rsidR="00F900BE" w:rsidRPr="00844042" w:rsidRDefault="00F900BE" w:rsidP="00F900BE">
            <w:pPr>
              <w:spacing w:after="160" w:line="278" w:lineRule="auto"/>
              <w:rPr>
                <w:rFonts w:ascii="Times New Roman" w:hAnsi="Times New Roman" w:cs="Times New Roman"/>
              </w:rPr>
            </w:pPr>
            <w:r w:rsidRPr="00844042">
              <w:rPr>
                <w:rFonts w:ascii="Times New Roman" w:hAnsi="Times New Roman" w:cs="Times New Roman"/>
              </w:rPr>
              <w:t>STK Push Payment</w:t>
            </w:r>
          </w:p>
        </w:tc>
        <w:tc>
          <w:tcPr>
            <w:tcW w:w="2880" w:type="dxa"/>
            <w:hideMark/>
          </w:tcPr>
          <w:p w14:paraId="489D1A7B" w14:textId="045A8C56" w:rsidR="00F900BE" w:rsidRPr="00844042" w:rsidRDefault="00074FA3" w:rsidP="00F900B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44042">
              <w:rPr>
                <w:rFonts w:ascii="Times New Roman" w:hAnsi="Times New Roman" w:cs="Times New Roman"/>
                <w:lang w:val="en-US"/>
              </w:rPr>
              <w:t>Bike Hire Operator</w:t>
            </w:r>
          </w:p>
        </w:tc>
        <w:tc>
          <w:tcPr>
            <w:tcW w:w="4746" w:type="dxa"/>
            <w:hideMark/>
          </w:tcPr>
          <w:p w14:paraId="4E0DBE6B" w14:textId="6A50F235" w:rsidR="00F900BE" w:rsidRPr="00844042" w:rsidRDefault="00F900BE" w:rsidP="00F900B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 xml:space="preserve">Sends payment request to customer’s phone </w:t>
            </w:r>
            <w:r w:rsidR="00843286" w:rsidRPr="00844042">
              <w:rPr>
                <w:rFonts w:ascii="Times New Roman" w:hAnsi="Times New Roman" w:cs="Times New Roman"/>
                <w:lang w:val="en-US"/>
              </w:rPr>
              <w:t xml:space="preserve"> who </w:t>
            </w:r>
            <w:r w:rsidRPr="00844042">
              <w:rPr>
                <w:rFonts w:ascii="Times New Roman" w:hAnsi="Times New Roman" w:cs="Times New Roman"/>
              </w:rPr>
              <w:t>confirms completion.</w:t>
            </w:r>
          </w:p>
        </w:tc>
      </w:tr>
      <w:tr w:rsidR="00F900BE" w:rsidRPr="00844042" w14:paraId="390D895D" w14:textId="77777777" w:rsidTr="00BC5169">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2515" w:type="dxa"/>
            <w:hideMark/>
          </w:tcPr>
          <w:p w14:paraId="6F987066" w14:textId="77777777" w:rsidR="00F900BE" w:rsidRPr="00844042" w:rsidRDefault="00F900BE" w:rsidP="00F900BE">
            <w:pPr>
              <w:spacing w:after="160" w:line="278" w:lineRule="auto"/>
              <w:rPr>
                <w:rFonts w:ascii="Times New Roman" w:hAnsi="Times New Roman" w:cs="Times New Roman"/>
              </w:rPr>
            </w:pPr>
            <w:r w:rsidRPr="00844042">
              <w:rPr>
                <w:rFonts w:ascii="Times New Roman" w:hAnsi="Times New Roman" w:cs="Times New Roman"/>
              </w:rPr>
              <w:t>Generate Analytics</w:t>
            </w:r>
          </w:p>
        </w:tc>
        <w:tc>
          <w:tcPr>
            <w:tcW w:w="2880" w:type="dxa"/>
            <w:hideMark/>
          </w:tcPr>
          <w:p w14:paraId="461CDAC3" w14:textId="77777777" w:rsidR="00F900BE" w:rsidRPr="00844042" w:rsidRDefault="00F900BE" w:rsidP="00F900B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Bike Hire Operator</w:t>
            </w:r>
          </w:p>
        </w:tc>
        <w:tc>
          <w:tcPr>
            <w:tcW w:w="4746" w:type="dxa"/>
            <w:hideMark/>
          </w:tcPr>
          <w:p w14:paraId="5C014DAB" w14:textId="77777777" w:rsidR="00F900BE" w:rsidRPr="00844042" w:rsidRDefault="00F900BE" w:rsidP="00F900B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4042">
              <w:rPr>
                <w:rFonts w:ascii="Times New Roman" w:hAnsi="Times New Roman" w:cs="Times New Roman"/>
              </w:rPr>
              <w:t>Displays historical rentals, revenue, and usage trends.</w:t>
            </w:r>
          </w:p>
        </w:tc>
      </w:tr>
    </w:tbl>
    <w:p w14:paraId="2E3374FC" w14:textId="77777777" w:rsidR="000C47C9" w:rsidRPr="00844042" w:rsidRDefault="000C47C9" w:rsidP="00F526A1">
      <w:pPr>
        <w:rPr>
          <w:rFonts w:ascii="Times New Roman" w:hAnsi="Times New Roman" w:cs="Times New Roman"/>
          <w:sz w:val="28"/>
          <w:szCs w:val="28"/>
          <w:lang w:val="en-US"/>
        </w:rPr>
      </w:pPr>
    </w:p>
    <w:p w14:paraId="70E0F66F" w14:textId="77777777" w:rsidR="00412BCE" w:rsidRPr="00844042" w:rsidRDefault="00412BCE" w:rsidP="00F526A1">
      <w:pPr>
        <w:rPr>
          <w:rFonts w:ascii="Times New Roman" w:hAnsi="Times New Roman" w:cs="Times New Roman"/>
          <w:sz w:val="28"/>
          <w:szCs w:val="28"/>
          <w:lang w:val="en-US"/>
        </w:rPr>
      </w:pPr>
    </w:p>
    <w:p w14:paraId="193EC33E" w14:textId="3A58D246" w:rsidR="00412BCE" w:rsidRPr="00844042" w:rsidRDefault="00A918BB" w:rsidP="00554398">
      <w:pPr>
        <w:pStyle w:val="Heading2"/>
        <w:rPr>
          <w:rFonts w:ascii="Times New Roman" w:hAnsi="Times New Roman" w:cs="Times New Roman"/>
          <w:lang w:val="en-US"/>
        </w:rPr>
      </w:pPr>
      <w:bookmarkStart w:id="35" w:name="_Toc219054990"/>
      <w:r w:rsidRPr="00844042">
        <w:rPr>
          <w:rFonts w:ascii="Times New Roman" w:hAnsi="Times New Roman" w:cs="Times New Roman"/>
          <w:lang w:val="en-US"/>
        </w:rPr>
        <w:t>4.4 Table Design</w:t>
      </w:r>
      <w:bookmarkEnd w:id="35"/>
    </w:p>
    <w:p w14:paraId="30630EDE" w14:textId="2C8B9305" w:rsidR="00A918BB" w:rsidRPr="00844042" w:rsidRDefault="00E50228" w:rsidP="00083145">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database schema is designed to support bike rentals, user management, and payments. Key tables include:</w:t>
      </w:r>
    </w:p>
    <w:p w14:paraId="2E18DAD7" w14:textId="76A9E47C" w:rsidR="00083145" w:rsidRPr="00844042" w:rsidRDefault="00083145" w:rsidP="00083145">
      <w:pPr>
        <w:pStyle w:val="ListParagraph"/>
        <w:numPr>
          <w:ilvl w:val="0"/>
          <w:numId w:val="11"/>
        </w:numPr>
        <w:spacing w:line="480" w:lineRule="auto"/>
        <w:rPr>
          <w:rFonts w:ascii="Times New Roman" w:hAnsi="Times New Roman" w:cs="Times New Roman"/>
          <w:sz w:val="28"/>
          <w:szCs w:val="28"/>
          <w:lang w:val="en-US"/>
        </w:rPr>
      </w:pPr>
      <w:r w:rsidRPr="00844042">
        <w:rPr>
          <w:rFonts w:ascii="Times New Roman" w:hAnsi="Times New Roman" w:cs="Times New Roman"/>
          <w:b/>
          <w:bCs/>
          <w:sz w:val="28"/>
          <w:szCs w:val="28"/>
          <w:lang w:val="en-US"/>
        </w:rPr>
        <w:t>USER</w:t>
      </w:r>
      <w:r w:rsidRPr="00844042">
        <w:rPr>
          <w:rFonts w:ascii="Times New Roman" w:hAnsi="Times New Roman" w:cs="Times New Roman"/>
          <w:sz w:val="28"/>
          <w:szCs w:val="28"/>
          <w:lang w:val="en-US"/>
        </w:rPr>
        <w:t xml:space="preserve"> stores customers, with flexible extra attributes in </w:t>
      </w:r>
      <w:proofErr w:type="spellStart"/>
      <w:r w:rsidRPr="00844042">
        <w:rPr>
          <w:rFonts w:ascii="Times New Roman" w:hAnsi="Times New Roman" w:cs="Times New Roman"/>
          <w:sz w:val="28"/>
          <w:szCs w:val="28"/>
          <w:lang w:val="en-US"/>
        </w:rPr>
        <w:t>addinfo</w:t>
      </w:r>
      <w:proofErr w:type="spellEnd"/>
      <w:r w:rsidRPr="00844042">
        <w:rPr>
          <w:rFonts w:ascii="Times New Roman" w:hAnsi="Times New Roman" w:cs="Times New Roman"/>
          <w:sz w:val="28"/>
          <w:szCs w:val="28"/>
          <w:lang w:val="en-US"/>
        </w:rPr>
        <w:t xml:space="preserve"> (JSON).</w:t>
      </w:r>
    </w:p>
    <w:p w14:paraId="586F3068" w14:textId="1E79938B" w:rsidR="00083145" w:rsidRPr="00844042" w:rsidRDefault="00083145" w:rsidP="00083145">
      <w:pPr>
        <w:pStyle w:val="ListParagraph"/>
        <w:numPr>
          <w:ilvl w:val="0"/>
          <w:numId w:val="11"/>
        </w:numPr>
        <w:spacing w:line="480" w:lineRule="auto"/>
        <w:rPr>
          <w:rFonts w:ascii="Times New Roman" w:hAnsi="Times New Roman" w:cs="Times New Roman"/>
          <w:sz w:val="28"/>
          <w:szCs w:val="28"/>
          <w:lang w:val="en-US"/>
        </w:rPr>
      </w:pPr>
      <w:r w:rsidRPr="00844042">
        <w:rPr>
          <w:rFonts w:ascii="Times New Roman" w:hAnsi="Times New Roman" w:cs="Times New Roman"/>
          <w:b/>
          <w:bCs/>
          <w:sz w:val="28"/>
          <w:szCs w:val="28"/>
          <w:lang w:val="en-US"/>
        </w:rPr>
        <w:t>SHOP</w:t>
      </w:r>
      <w:r w:rsidRPr="00844042">
        <w:rPr>
          <w:rFonts w:ascii="Times New Roman" w:hAnsi="Times New Roman" w:cs="Times New Roman"/>
          <w:sz w:val="28"/>
          <w:szCs w:val="28"/>
          <w:lang w:val="en-US"/>
        </w:rPr>
        <w:t xml:space="preserve"> represents bike rental shops, each owned by a user, and also supports extensible metadata.</w:t>
      </w:r>
    </w:p>
    <w:p w14:paraId="06F6D72A" w14:textId="09A0EF88" w:rsidR="00083145" w:rsidRPr="00844042" w:rsidRDefault="00083145" w:rsidP="00083145">
      <w:pPr>
        <w:pStyle w:val="ListParagraph"/>
        <w:numPr>
          <w:ilvl w:val="0"/>
          <w:numId w:val="11"/>
        </w:numPr>
        <w:spacing w:line="480" w:lineRule="auto"/>
        <w:rPr>
          <w:rFonts w:ascii="Times New Roman" w:hAnsi="Times New Roman" w:cs="Times New Roman"/>
          <w:sz w:val="28"/>
          <w:szCs w:val="28"/>
          <w:lang w:val="en-US"/>
        </w:rPr>
      </w:pPr>
      <w:r w:rsidRPr="00844042">
        <w:rPr>
          <w:rFonts w:ascii="Times New Roman" w:hAnsi="Times New Roman" w:cs="Times New Roman"/>
          <w:b/>
          <w:bCs/>
          <w:sz w:val="28"/>
          <w:szCs w:val="28"/>
          <w:lang w:val="en-US"/>
        </w:rPr>
        <w:t>BIKE</w:t>
      </w:r>
      <w:r w:rsidRPr="00844042">
        <w:rPr>
          <w:rFonts w:ascii="Times New Roman" w:hAnsi="Times New Roman" w:cs="Times New Roman"/>
          <w:sz w:val="28"/>
          <w:szCs w:val="28"/>
          <w:lang w:val="en-US"/>
        </w:rPr>
        <w:t xml:space="preserve"> belongs to a shop and defines pricing via rpm (rate per minute).</w:t>
      </w:r>
    </w:p>
    <w:p w14:paraId="60A62EF5" w14:textId="14DC66FC" w:rsidR="00083145" w:rsidRPr="00844042" w:rsidRDefault="00083145" w:rsidP="00083145">
      <w:pPr>
        <w:pStyle w:val="ListParagraph"/>
        <w:numPr>
          <w:ilvl w:val="0"/>
          <w:numId w:val="11"/>
        </w:numPr>
        <w:spacing w:line="480" w:lineRule="auto"/>
        <w:rPr>
          <w:rFonts w:ascii="Times New Roman" w:hAnsi="Times New Roman" w:cs="Times New Roman"/>
          <w:sz w:val="28"/>
          <w:szCs w:val="28"/>
          <w:lang w:val="en-US"/>
        </w:rPr>
      </w:pPr>
      <w:r w:rsidRPr="00844042">
        <w:rPr>
          <w:rFonts w:ascii="Times New Roman" w:hAnsi="Times New Roman" w:cs="Times New Roman"/>
          <w:b/>
          <w:bCs/>
          <w:sz w:val="28"/>
          <w:szCs w:val="28"/>
          <w:lang w:val="en-US"/>
        </w:rPr>
        <w:lastRenderedPageBreak/>
        <w:t>SESSION</w:t>
      </w:r>
      <w:r w:rsidRPr="00844042">
        <w:rPr>
          <w:rFonts w:ascii="Times New Roman" w:hAnsi="Times New Roman" w:cs="Times New Roman"/>
          <w:sz w:val="28"/>
          <w:szCs w:val="28"/>
          <w:lang w:val="en-US"/>
        </w:rPr>
        <w:t xml:space="preserve"> is the core transaction table, linking a user, shop, and bike for a rental period using start and stop times.</w:t>
      </w:r>
    </w:p>
    <w:p w14:paraId="416E0B32" w14:textId="62646018" w:rsidR="00083145" w:rsidRPr="00844042" w:rsidRDefault="00083145" w:rsidP="00083145">
      <w:pPr>
        <w:pStyle w:val="ListParagraph"/>
        <w:numPr>
          <w:ilvl w:val="0"/>
          <w:numId w:val="11"/>
        </w:numPr>
        <w:spacing w:line="480" w:lineRule="auto"/>
        <w:rPr>
          <w:rFonts w:ascii="Times New Roman" w:hAnsi="Times New Roman" w:cs="Times New Roman"/>
          <w:sz w:val="28"/>
          <w:szCs w:val="28"/>
          <w:lang w:val="en-US"/>
        </w:rPr>
      </w:pPr>
      <w:r w:rsidRPr="00844042">
        <w:rPr>
          <w:rFonts w:ascii="Times New Roman" w:hAnsi="Times New Roman" w:cs="Times New Roman"/>
          <w:b/>
          <w:bCs/>
          <w:sz w:val="28"/>
          <w:szCs w:val="28"/>
          <w:lang w:val="en-US"/>
        </w:rPr>
        <w:t>SESSION_REPORT</w:t>
      </w:r>
      <w:r w:rsidRPr="00844042">
        <w:rPr>
          <w:rFonts w:ascii="Times New Roman" w:hAnsi="Times New Roman" w:cs="Times New Roman"/>
          <w:sz w:val="28"/>
          <w:szCs w:val="28"/>
          <w:lang w:val="en-US"/>
        </w:rPr>
        <w:t xml:space="preserve"> captures the financial and transactional outcome of a session, including duration, charges, transaction codes, and descriptions.</w:t>
      </w:r>
    </w:p>
    <w:p w14:paraId="57885FEE" w14:textId="77777777" w:rsidR="00D63672" w:rsidRPr="00844042" w:rsidRDefault="00FF10A1" w:rsidP="00D63672">
      <w:pPr>
        <w:keepNext/>
        <w:rPr>
          <w:rFonts w:ascii="Times New Roman" w:hAnsi="Times New Roman" w:cs="Times New Roman"/>
        </w:rPr>
      </w:pPr>
      <w:r w:rsidRPr="00844042">
        <w:rPr>
          <w:rFonts w:ascii="Times New Roman" w:hAnsi="Times New Roman" w:cs="Times New Roman"/>
          <w:noProof/>
          <w:sz w:val="28"/>
          <w:szCs w:val="28"/>
          <w:lang w:val="en-US"/>
        </w:rPr>
        <w:drawing>
          <wp:inline distT="0" distB="0" distL="0" distR="0" wp14:anchorId="25210ABD" wp14:editId="598CE649">
            <wp:extent cx="5731510" cy="4300855"/>
            <wp:effectExtent l="57150" t="0" r="59690" b="118745"/>
            <wp:docPr id="485632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32559" name="Picture 485632559"/>
                    <pic:cNvPicPr/>
                  </pic:nvPicPr>
                  <pic:blipFill>
                    <a:blip r:embed="rId18">
                      <a:extLst>
                        <a:ext uri="{28A0092B-C50C-407E-A947-70E740481C1C}">
                          <a14:useLocalDpi xmlns:a14="http://schemas.microsoft.com/office/drawing/2010/main" val="0"/>
                        </a:ext>
                      </a:extLst>
                    </a:blip>
                    <a:stretch>
                      <a:fillRect/>
                    </a:stretch>
                  </pic:blipFill>
                  <pic:spPr>
                    <a:xfrm>
                      <a:off x="0" y="0"/>
                      <a:ext cx="5731510" cy="4300855"/>
                    </a:xfrm>
                    <a:prstGeom prst="rect">
                      <a:avLst/>
                    </a:prstGeom>
                    <a:effectLst>
                      <a:outerShdw blurRad="50800" dist="50800" dir="5400000" algn="ctr" rotWithShape="0">
                        <a:srgbClr val="000000">
                          <a:alpha val="26000"/>
                        </a:srgbClr>
                      </a:outerShdw>
                      <a:softEdge rad="0"/>
                    </a:effectLst>
                  </pic:spPr>
                </pic:pic>
              </a:graphicData>
            </a:graphic>
          </wp:inline>
        </w:drawing>
      </w:r>
    </w:p>
    <w:p w14:paraId="2596A275" w14:textId="1B45C4C1" w:rsidR="00F65112" w:rsidRPr="00844042" w:rsidRDefault="00D63672" w:rsidP="00D63672">
      <w:pPr>
        <w:pStyle w:val="Caption"/>
        <w:rPr>
          <w:rFonts w:ascii="Times New Roman" w:hAnsi="Times New Roman" w:cs="Times New Roman"/>
          <w:lang w:val="en-US"/>
        </w:rPr>
      </w:pPr>
      <w:bookmarkStart w:id="36" w:name="_Toc219055023"/>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4</w:t>
      </w:r>
      <w:r w:rsidRPr="00844042">
        <w:rPr>
          <w:rFonts w:ascii="Times New Roman" w:hAnsi="Times New Roman" w:cs="Times New Roman"/>
        </w:rPr>
        <w:fldChar w:fldCharType="end"/>
      </w:r>
      <w:r w:rsidRPr="00844042">
        <w:rPr>
          <w:rFonts w:ascii="Times New Roman" w:hAnsi="Times New Roman" w:cs="Times New Roman"/>
          <w:lang w:val="en-US"/>
        </w:rPr>
        <w:t xml:space="preserve"> Table Design</w:t>
      </w:r>
      <w:bookmarkEnd w:id="36"/>
    </w:p>
    <w:p w14:paraId="6E35ACAF" w14:textId="77777777" w:rsidR="00F65112" w:rsidRPr="00844042" w:rsidRDefault="00F65112">
      <w:pPr>
        <w:rPr>
          <w:rFonts w:ascii="Times New Roman" w:hAnsi="Times New Roman" w:cs="Times New Roman"/>
          <w:i/>
          <w:iCs/>
          <w:color w:val="0E2841" w:themeColor="text2"/>
          <w:sz w:val="18"/>
          <w:szCs w:val="18"/>
          <w:lang w:val="en-US"/>
        </w:rPr>
      </w:pPr>
      <w:r w:rsidRPr="00844042">
        <w:rPr>
          <w:rFonts w:ascii="Times New Roman" w:hAnsi="Times New Roman" w:cs="Times New Roman"/>
          <w:lang w:val="en-US"/>
        </w:rPr>
        <w:br w:type="page"/>
      </w:r>
    </w:p>
    <w:p w14:paraId="25B034A0" w14:textId="77777777" w:rsidR="00046732" w:rsidRPr="00844042" w:rsidRDefault="00046732" w:rsidP="00554398">
      <w:pPr>
        <w:pStyle w:val="Heading2"/>
        <w:rPr>
          <w:rFonts w:ascii="Times New Roman" w:hAnsi="Times New Roman" w:cs="Times New Roman"/>
          <w:i/>
          <w:iCs/>
          <w:lang w:val="en-US"/>
        </w:rPr>
      </w:pPr>
      <w:bookmarkStart w:id="37" w:name="_Toc219054991"/>
      <w:r w:rsidRPr="00844042">
        <w:rPr>
          <w:rFonts w:ascii="Times New Roman" w:hAnsi="Times New Roman" w:cs="Times New Roman"/>
          <w:lang w:val="en-US"/>
        </w:rPr>
        <w:lastRenderedPageBreak/>
        <w:t>4.5 System Flowcharts</w:t>
      </w:r>
      <w:bookmarkEnd w:id="37"/>
    </w:p>
    <w:p w14:paraId="681476BD" w14:textId="03EB3C95" w:rsidR="00046732" w:rsidRPr="00844042" w:rsidRDefault="00046732" w:rsidP="00554398">
      <w:pPr>
        <w:pStyle w:val="Heading3"/>
        <w:rPr>
          <w:rFonts w:ascii="Times New Roman" w:hAnsi="Times New Roman" w:cs="Times New Roman"/>
          <w:i/>
          <w:iCs/>
          <w:lang w:val="en-US"/>
        </w:rPr>
      </w:pPr>
      <w:bookmarkStart w:id="38" w:name="_Toc219054992"/>
      <w:r w:rsidRPr="00844042">
        <w:rPr>
          <w:rFonts w:ascii="Times New Roman" w:hAnsi="Times New Roman" w:cs="Times New Roman"/>
          <w:lang w:val="en-US"/>
        </w:rPr>
        <w:t>4.5.1 Rental Process Flowchart</w:t>
      </w:r>
      <w:bookmarkEnd w:id="38"/>
    </w:p>
    <w:p w14:paraId="7441515B" w14:textId="328836C9" w:rsidR="00046732" w:rsidRPr="00844042" w:rsidRDefault="00046732" w:rsidP="00A674CA">
      <w:pPr>
        <w:pStyle w:val="Caption"/>
        <w:numPr>
          <w:ilvl w:val="0"/>
          <w:numId w:val="12"/>
        </w:numPr>
        <w:rPr>
          <w:rFonts w:ascii="Times New Roman" w:hAnsi="Times New Roman" w:cs="Times New Roman"/>
          <w:i w:val="0"/>
          <w:iCs w:val="0"/>
          <w:sz w:val="28"/>
          <w:szCs w:val="28"/>
          <w:lang w:val="en-US"/>
        </w:rPr>
      </w:pPr>
      <w:r w:rsidRPr="00844042">
        <w:rPr>
          <w:rFonts w:ascii="Times New Roman" w:hAnsi="Times New Roman" w:cs="Times New Roman"/>
          <w:i w:val="0"/>
          <w:iCs w:val="0"/>
          <w:sz w:val="28"/>
          <w:szCs w:val="28"/>
          <w:lang w:val="en-US"/>
        </w:rPr>
        <w:t>Customer provides details and collateral</w:t>
      </w:r>
    </w:p>
    <w:p w14:paraId="572E2A89" w14:textId="0A67FD18" w:rsidR="00046732" w:rsidRPr="00844042" w:rsidRDefault="00046732" w:rsidP="00A674CA">
      <w:pPr>
        <w:pStyle w:val="Caption"/>
        <w:numPr>
          <w:ilvl w:val="0"/>
          <w:numId w:val="12"/>
        </w:numPr>
        <w:rPr>
          <w:rFonts w:ascii="Times New Roman" w:hAnsi="Times New Roman" w:cs="Times New Roman"/>
          <w:i w:val="0"/>
          <w:iCs w:val="0"/>
          <w:sz w:val="28"/>
          <w:szCs w:val="28"/>
          <w:lang w:val="en-US"/>
        </w:rPr>
      </w:pPr>
      <w:r w:rsidRPr="00844042">
        <w:rPr>
          <w:rFonts w:ascii="Times New Roman" w:hAnsi="Times New Roman" w:cs="Times New Roman"/>
          <w:i w:val="0"/>
          <w:iCs w:val="0"/>
          <w:sz w:val="28"/>
          <w:szCs w:val="28"/>
          <w:lang w:val="en-US"/>
        </w:rPr>
        <w:t>Bike is allocated by operator</w:t>
      </w:r>
    </w:p>
    <w:p w14:paraId="483C113B" w14:textId="39A4DDAA" w:rsidR="00046732" w:rsidRPr="00844042" w:rsidRDefault="00046732" w:rsidP="00A674CA">
      <w:pPr>
        <w:pStyle w:val="Caption"/>
        <w:numPr>
          <w:ilvl w:val="0"/>
          <w:numId w:val="12"/>
        </w:numPr>
        <w:rPr>
          <w:rFonts w:ascii="Times New Roman" w:hAnsi="Times New Roman" w:cs="Times New Roman"/>
          <w:i w:val="0"/>
          <w:iCs w:val="0"/>
          <w:sz w:val="28"/>
          <w:szCs w:val="28"/>
          <w:lang w:val="en-US"/>
        </w:rPr>
      </w:pPr>
      <w:r w:rsidRPr="00844042">
        <w:rPr>
          <w:rFonts w:ascii="Times New Roman" w:hAnsi="Times New Roman" w:cs="Times New Roman"/>
          <w:i w:val="0"/>
          <w:iCs w:val="0"/>
          <w:sz w:val="28"/>
          <w:szCs w:val="28"/>
          <w:lang w:val="en-US"/>
        </w:rPr>
        <w:t>Start time is recorded and timer begins</w:t>
      </w:r>
    </w:p>
    <w:p w14:paraId="6C113147" w14:textId="1FF03D04" w:rsidR="00046732" w:rsidRPr="00844042" w:rsidRDefault="00046732" w:rsidP="00A674CA">
      <w:pPr>
        <w:pStyle w:val="Caption"/>
        <w:numPr>
          <w:ilvl w:val="0"/>
          <w:numId w:val="12"/>
        </w:numPr>
        <w:rPr>
          <w:rFonts w:ascii="Times New Roman" w:hAnsi="Times New Roman" w:cs="Times New Roman"/>
          <w:i w:val="0"/>
          <w:iCs w:val="0"/>
          <w:sz w:val="28"/>
          <w:szCs w:val="28"/>
          <w:lang w:val="en-US"/>
        </w:rPr>
      </w:pPr>
      <w:r w:rsidRPr="00844042">
        <w:rPr>
          <w:rFonts w:ascii="Times New Roman" w:hAnsi="Times New Roman" w:cs="Times New Roman"/>
          <w:i w:val="0"/>
          <w:iCs w:val="0"/>
          <w:sz w:val="28"/>
          <w:szCs w:val="28"/>
          <w:lang w:val="en-US"/>
        </w:rPr>
        <w:t>Bike is returned; stop timer</w:t>
      </w:r>
    </w:p>
    <w:p w14:paraId="0A3E0B49" w14:textId="0E5A30C9" w:rsidR="00046732" w:rsidRPr="00844042" w:rsidRDefault="00046732" w:rsidP="00A674CA">
      <w:pPr>
        <w:pStyle w:val="Caption"/>
        <w:numPr>
          <w:ilvl w:val="0"/>
          <w:numId w:val="12"/>
        </w:numPr>
        <w:rPr>
          <w:rFonts w:ascii="Times New Roman" w:hAnsi="Times New Roman" w:cs="Times New Roman"/>
          <w:i w:val="0"/>
          <w:iCs w:val="0"/>
          <w:sz w:val="28"/>
          <w:szCs w:val="28"/>
          <w:lang w:val="en-US"/>
        </w:rPr>
      </w:pPr>
      <w:r w:rsidRPr="00844042">
        <w:rPr>
          <w:rFonts w:ascii="Times New Roman" w:hAnsi="Times New Roman" w:cs="Times New Roman"/>
          <w:i w:val="0"/>
          <w:iCs w:val="0"/>
          <w:sz w:val="28"/>
          <w:szCs w:val="28"/>
          <w:lang w:val="en-US"/>
        </w:rPr>
        <w:t>Calculate rental amount based on bike rates and duration</w:t>
      </w:r>
    </w:p>
    <w:p w14:paraId="06155CAE" w14:textId="636886B4" w:rsidR="00046732" w:rsidRPr="00844042" w:rsidRDefault="00046732" w:rsidP="00A674CA">
      <w:pPr>
        <w:pStyle w:val="Caption"/>
        <w:numPr>
          <w:ilvl w:val="0"/>
          <w:numId w:val="12"/>
        </w:numPr>
        <w:rPr>
          <w:rFonts w:ascii="Times New Roman" w:hAnsi="Times New Roman" w:cs="Times New Roman"/>
          <w:i w:val="0"/>
          <w:iCs w:val="0"/>
          <w:sz w:val="28"/>
          <w:szCs w:val="28"/>
          <w:lang w:val="en-US"/>
        </w:rPr>
      </w:pPr>
      <w:r w:rsidRPr="00844042">
        <w:rPr>
          <w:rFonts w:ascii="Times New Roman" w:hAnsi="Times New Roman" w:cs="Times New Roman"/>
          <w:i w:val="0"/>
          <w:iCs w:val="0"/>
          <w:sz w:val="28"/>
          <w:szCs w:val="28"/>
          <w:lang w:val="en-US"/>
        </w:rPr>
        <w:t>Send STK push request to customer phone</w:t>
      </w:r>
    </w:p>
    <w:p w14:paraId="67C2CD95" w14:textId="6BBA7FEB" w:rsidR="00046732" w:rsidRPr="00844042" w:rsidRDefault="00046732" w:rsidP="00A674CA">
      <w:pPr>
        <w:pStyle w:val="Caption"/>
        <w:numPr>
          <w:ilvl w:val="0"/>
          <w:numId w:val="12"/>
        </w:numPr>
        <w:rPr>
          <w:rFonts w:ascii="Times New Roman" w:hAnsi="Times New Roman" w:cs="Times New Roman"/>
          <w:i w:val="0"/>
          <w:iCs w:val="0"/>
          <w:sz w:val="28"/>
          <w:szCs w:val="28"/>
          <w:lang w:val="en-US"/>
        </w:rPr>
      </w:pPr>
      <w:r w:rsidRPr="00844042">
        <w:rPr>
          <w:rFonts w:ascii="Times New Roman" w:hAnsi="Times New Roman" w:cs="Times New Roman"/>
          <w:i w:val="0"/>
          <w:iCs w:val="0"/>
          <w:sz w:val="28"/>
          <w:szCs w:val="28"/>
          <w:lang w:val="en-US"/>
        </w:rPr>
        <w:t>Complete payment</w:t>
      </w:r>
    </w:p>
    <w:p w14:paraId="5C9469F4" w14:textId="3755CA56" w:rsidR="00E50228" w:rsidRPr="00844042" w:rsidRDefault="00046732" w:rsidP="00A674CA">
      <w:pPr>
        <w:pStyle w:val="Caption"/>
        <w:numPr>
          <w:ilvl w:val="0"/>
          <w:numId w:val="12"/>
        </w:numPr>
        <w:rPr>
          <w:rFonts w:ascii="Times New Roman" w:hAnsi="Times New Roman" w:cs="Times New Roman"/>
          <w:i w:val="0"/>
          <w:iCs w:val="0"/>
          <w:sz w:val="28"/>
          <w:szCs w:val="28"/>
          <w:lang w:val="en-US"/>
        </w:rPr>
      </w:pPr>
      <w:r w:rsidRPr="00844042">
        <w:rPr>
          <w:rFonts w:ascii="Times New Roman" w:hAnsi="Times New Roman" w:cs="Times New Roman"/>
          <w:i w:val="0"/>
          <w:iCs w:val="0"/>
          <w:sz w:val="28"/>
          <w:szCs w:val="28"/>
          <w:lang w:val="en-US"/>
        </w:rPr>
        <w:t>Record transaction for analytics</w:t>
      </w:r>
    </w:p>
    <w:p w14:paraId="03915279" w14:textId="77777777" w:rsidR="000D10EC" w:rsidRPr="00844042" w:rsidRDefault="000D10EC" w:rsidP="000D10EC">
      <w:pPr>
        <w:rPr>
          <w:rFonts w:ascii="Times New Roman" w:hAnsi="Times New Roman" w:cs="Times New Roman"/>
          <w:lang w:val="en-US"/>
        </w:rPr>
      </w:pPr>
    </w:p>
    <w:p w14:paraId="796B3143" w14:textId="77777777" w:rsidR="00144B2A" w:rsidRPr="00844042" w:rsidRDefault="005833C9" w:rsidP="00144B2A">
      <w:pPr>
        <w:keepNext/>
        <w:rPr>
          <w:rFonts w:ascii="Times New Roman" w:hAnsi="Times New Roman" w:cs="Times New Roman"/>
        </w:rPr>
      </w:pPr>
      <w:r w:rsidRPr="00844042">
        <w:rPr>
          <w:rFonts w:ascii="Times New Roman" w:hAnsi="Times New Roman" w:cs="Times New Roman"/>
          <w:noProof/>
          <w:lang w:val="en-US"/>
        </w:rPr>
        <w:drawing>
          <wp:inline distT="0" distB="0" distL="0" distR="0" wp14:anchorId="095904BD" wp14:editId="12008DD0">
            <wp:extent cx="5731510" cy="3079789"/>
            <wp:effectExtent l="0" t="0" r="2540" b="6350"/>
            <wp:docPr id="17628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803" name=""/>
                    <pic:cNvPicPr/>
                  </pic:nvPicPr>
                  <pic:blipFill rotWithShape="1">
                    <a:blip r:embed="rId19"/>
                    <a:srcRect b="13097"/>
                    <a:stretch>
                      <a:fillRect/>
                    </a:stretch>
                  </pic:blipFill>
                  <pic:spPr bwMode="auto">
                    <a:xfrm>
                      <a:off x="0" y="0"/>
                      <a:ext cx="5731510" cy="3079789"/>
                    </a:xfrm>
                    <a:prstGeom prst="rect">
                      <a:avLst/>
                    </a:prstGeom>
                    <a:ln>
                      <a:noFill/>
                    </a:ln>
                    <a:extLst>
                      <a:ext uri="{53640926-AAD7-44D8-BBD7-CCE9431645EC}">
                        <a14:shadowObscured xmlns:a14="http://schemas.microsoft.com/office/drawing/2010/main"/>
                      </a:ext>
                    </a:extLst>
                  </pic:spPr>
                </pic:pic>
              </a:graphicData>
            </a:graphic>
          </wp:inline>
        </w:drawing>
      </w:r>
    </w:p>
    <w:p w14:paraId="6FD84919" w14:textId="7CABE8A7" w:rsidR="005833C9" w:rsidRPr="00844042" w:rsidRDefault="00144B2A" w:rsidP="00144B2A">
      <w:pPr>
        <w:pStyle w:val="Caption"/>
        <w:rPr>
          <w:rFonts w:ascii="Times New Roman" w:hAnsi="Times New Roman" w:cs="Times New Roman"/>
          <w:lang w:val="en-US"/>
        </w:rPr>
      </w:pPr>
      <w:bookmarkStart w:id="39" w:name="_Toc219055024"/>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5</w:t>
      </w:r>
      <w:r w:rsidRPr="00844042">
        <w:rPr>
          <w:rFonts w:ascii="Times New Roman" w:hAnsi="Times New Roman" w:cs="Times New Roman"/>
        </w:rPr>
        <w:fldChar w:fldCharType="end"/>
      </w:r>
      <w:r w:rsidRPr="00844042">
        <w:rPr>
          <w:rFonts w:ascii="Times New Roman" w:hAnsi="Times New Roman" w:cs="Times New Roman"/>
          <w:lang w:val="en-US"/>
        </w:rPr>
        <w:t xml:space="preserve"> Rental Process Flowchart</w:t>
      </w:r>
      <w:bookmarkEnd w:id="39"/>
    </w:p>
    <w:p w14:paraId="09D94140" w14:textId="77777777" w:rsidR="003704A6" w:rsidRPr="00844042" w:rsidRDefault="003704A6" w:rsidP="003704A6">
      <w:pPr>
        <w:rPr>
          <w:rFonts w:ascii="Times New Roman" w:hAnsi="Times New Roman" w:cs="Times New Roman"/>
          <w:lang w:val="en-US"/>
        </w:rPr>
      </w:pPr>
    </w:p>
    <w:p w14:paraId="76B31548" w14:textId="77777777" w:rsidR="00703E25" w:rsidRPr="00844042" w:rsidRDefault="00703E25" w:rsidP="003704A6">
      <w:pPr>
        <w:rPr>
          <w:rFonts w:ascii="Times New Roman" w:hAnsi="Times New Roman" w:cs="Times New Roman"/>
          <w:lang w:val="en-US"/>
        </w:rPr>
      </w:pPr>
    </w:p>
    <w:p w14:paraId="45DDEB75" w14:textId="7C151561" w:rsidR="00703E25" w:rsidRPr="00844042" w:rsidRDefault="00703E25" w:rsidP="0005625E">
      <w:pPr>
        <w:pStyle w:val="Heading3"/>
        <w:rPr>
          <w:rFonts w:ascii="Times New Roman" w:hAnsi="Times New Roman" w:cs="Times New Roman"/>
          <w:lang w:val="en-US"/>
        </w:rPr>
      </w:pPr>
      <w:bookmarkStart w:id="40" w:name="_Toc219054993"/>
      <w:r w:rsidRPr="00844042">
        <w:rPr>
          <w:rFonts w:ascii="Times New Roman" w:hAnsi="Times New Roman" w:cs="Times New Roman"/>
          <w:lang w:val="en-US"/>
        </w:rPr>
        <w:t>4.5.2 Payment Process Flowchart</w:t>
      </w:r>
      <w:bookmarkEnd w:id="40"/>
    </w:p>
    <w:p w14:paraId="00072C27" w14:textId="76848730" w:rsidR="00703E25" w:rsidRPr="00844042" w:rsidRDefault="00703E25" w:rsidP="00703E25">
      <w:pPr>
        <w:pStyle w:val="ListParagraph"/>
        <w:numPr>
          <w:ilvl w:val="0"/>
          <w:numId w:val="1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Rental amount calculated by backend</w:t>
      </w:r>
    </w:p>
    <w:p w14:paraId="547F6F30" w14:textId="28773E14" w:rsidR="00703E25" w:rsidRPr="00844042" w:rsidRDefault="00703E25" w:rsidP="00703E25">
      <w:pPr>
        <w:pStyle w:val="ListParagraph"/>
        <w:numPr>
          <w:ilvl w:val="0"/>
          <w:numId w:val="1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STK push request sent via payment gateway API</w:t>
      </w:r>
    </w:p>
    <w:p w14:paraId="27986BC3" w14:textId="75058A81" w:rsidR="00703E25" w:rsidRPr="00844042" w:rsidRDefault="00703E25" w:rsidP="00703E25">
      <w:pPr>
        <w:pStyle w:val="ListParagraph"/>
        <w:numPr>
          <w:ilvl w:val="0"/>
          <w:numId w:val="1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Customer completes payment on phone</w:t>
      </w:r>
    </w:p>
    <w:p w14:paraId="28091171" w14:textId="6F66D1A0" w:rsidR="00703E25" w:rsidRPr="00844042" w:rsidRDefault="00703E25" w:rsidP="00703E25">
      <w:pPr>
        <w:pStyle w:val="ListParagraph"/>
        <w:numPr>
          <w:ilvl w:val="0"/>
          <w:numId w:val="1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Payment status confirmed in database</w:t>
      </w:r>
    </w:p>
    <w:p w14:paraId="5EC373C7" w14:textId="7EEED72A" w:rsidR="003704A6" w:rsidRPr="00844042" w:rsidRDefault="00703E25" w:rsidP="00703E25">
      <w:pPr>
        <w:pStyle w:val="ListParagraph"/>
        <w:numPr>
          <w:ilvl w:val="0"/>
          <w:numId w:val="13"/>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Operator receives confirmation and finalizes checkout</w:t>
      </w:r>
    </w:p>
    <w:p w14:paraId="6B3D52A0" w14:textId="77777777" w:rsidR="004823BF" w:rsidRPr="00844042" w:rsidRDefault="004823BF" w:rsidP="004823BF">
      <w:pPr>
        <w:keepNext/>
        <w:spacing w:line="480" w:lineRule="auto"/>
        <w:rPr>
          <w:rFonts w:ascii="Times New Roman" w:hAnsi="Times New Roman" w:cs="Times New Roman"/>
        </w:rPr>
      </w:pPr>
      <w:r w:rsidRPr="00844042">
        <w:rPr>
          <w:rFonts w:ascii="Times New Roman" w:hAnsi="Times New Roman" w:cs="Times New Roman"/>
          <w:noProof/>
          <w:sz w:val="28"/>
          <w:szCs w:val="28"/>
          <w:lang w:val="en-US"/>
        </w:rPr>
        <w:drawing>
          <wp:inline distT="0" distB="0" distL="0" distR="0" wp14:anchorId="1D527ECB" wp14:editId="6C6975DE">
            <wp:extent cx="6478438" cy="5167821"/>
            <wp:effectExtent l="0" t="0" r="0" b="0"/>
            <wp:docPr id="182265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50913" name=""/>
                    <pic:cNvPicPr/>
                  </pic:nvPicPr>
                  <pic:blipFill rotWithShape="1">
                    <a:blip r:embed="rId20"/>
                    <a:srcRect b="9864"/>
                    <a:stretch>
                      <a:fillRect/>
                    </a:stretch>
                  </pic:blipFill>
                  <pic:spPr bwMode="auto">
                    <a:xfrm>
                      <a:off x="0" y="0"/>
                      <a:ext cx="6497023" cy="5182647"/>
                    </a:xfrm>
                    <a:prstGeom prst="rect">
                      <a:avLst/>
                    </a:prstGeom>
                    <a:ln>
                      <a:noFill/>
                    </a:ln>
                    <a:extLst>
                      <a:ext uri="{53640926-AAD7-44D8-BBD7-CCE9431645EC}">
                        <a14:shadowObscured xmlns:a14="http://schemas.microsoft.com/office/drawing/2010/main"/>
                      </a:ext>
                    </a:extLst>
                  </pic:spPr>
                </pic:pic>
              </a:graphicData>
            </a:graphic>
          </wp:inline>
        </w:drawing>
      </w:r>
    </w:p>
    <w:p w14:paraId="3365FE3E" w14:textId="2C6B7EC0" w:rsidR="00E83131" w:rsidRPr="00844042" w:rsidRDefault="004823BF" w:rsidP="004823BF">
      <w:pPr>
        <w:pStyle w:val="Caption"/>
        <w:rPr>
          <w:rFonts w:ascii="Times New Roman" w:hAnsi="Times New Roman" w:cs="Times New Roman"/>
          <w:lang w:val="en-US"/>
        </w:rPr>
      </w:pPr>
      <w:bookmarkStart w:id="41" w:name="_Toc219055025"/>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6</w:t>
      </w:r>
      <w:r w:rsidRPr="00844042">
        <w:rPr>
          <w:rFonts w:ascii="Times New Roman" w:hAnsi="Times New Roman" w:cs="Times New Roman"/>
        </w:rPr>
        <w:fldChar w:fldCharType="end"/>
      </w:r>
      <w:r w:rsidRPr="00844042">
        <w:rPr>
          <w:rFonts w:ascii="Times New Roman" w:hAnsi="Times New Roman" w:cs="Times New Roman"/>
          <w:lang w:val="en-US"/>
        </w:rPr>
        <w:t xml:space="preserve"> Payment Process Flowchart</w:t>
      </w:r>
      <w:bookmarkEnd w:id="41"/>
    </w:p>
    <w:p w14:paraId="247AA724" w14:textId="77777777" w:rsidR="00D966F5" w:rsidRPr="00844042" w:rsidRDefault="00D966F5" w:rsidP="00D966F5">
      <w:pPr>
        <w:rPr>
          <w:rFonts w:ascii="Times New Roman" w:hAnsi="Times New Roman" w:cs="Times New Roman"/>
          <w:lang w:val="en-US"/>
        </w:rPr>
      </w:pPr>
    </w:p>
    <w:p w14:paraId="1127FF5C" w14:textId="52DBAA4B" w:rsidR="002845DB" w:rsidRPr="00844042" w:rsidRDefault="002845DB" w:rsidP="0005625E">
      <w:pPr>
        <w:pStyle w:val="Heading2"/>
        <w:rPr>
          <w:rFonts w:ascii="Times New Roman" w:hAnsi="Times New Roman" w:cs="Times New Roman"/>
          <w:lang w:val="en-US"/>
        </w:rPr>
      </w:pPr>
      <w:bookmarkStart w:id="42" w:name="_Toc219054994"/>
      <w:r w:rsidRPr="00844042">
        <w:rPr>
          <w:rFonts w:ascii="Times New Roman" w:hAnsi="Times New Roman" w:cs="Times New Roman"/>
          <w:lang w:val="en-US"/>
        </w:rPr>
        <w:t>4.6 Security Design</w:t>
      </w:r>
      <w:bookmarkEnd w:id="42"/>
    </w:p>
    <w:p w14:paraId="21599DD1" w14:textId="729E7997" w:rsidR="002845DB" w:rsidRPr="00844042" w:rsidRDefault="002845DB" w:rsidP="002845DB">
      <w:pPr>
        <w:rPr>
          <w:rFonts w:ascii="Times New Roman" w:hAnsi="Times New Roman" w:cs="Times New Roman"/>
          <w:sz w:val="28"/>
          <w:szCs w:val="28"/>
          <w:lang w:val="en-US"/>
        </w:rPr>
      </w:pPr>
      <w:r w:rsidRPr="00844042">
        <w:rPr>
          <w:rFonts w:ascii="Times New Roman" w:hAnsi="Times New Roman" w:cs="Times New Roman"/>
          <w:sz w:val="28"/>
          <w:szCs w:val="28"/>
          <w:lang w:val="en-US"/>
        </w:rPr>
        <w:t>Multiple layers of security are in place to protect the application.</w:t>
      </w:r>
    </w:p>
    <w:p w14:paraId="06082555" w14:textId="4ABD0FA7" w:rsidR="002845DB" w:rsidRPr="00844042" w:rsidRDefault="002845DB" w:rsidP="002845DB">
      <w:pPr>
        <w:pStyle w:val="ListParagraph"/>
        <w:numPr>
          <w:ilvl w:val="0"/>
          <w:numId w:val="14"/>
        </w:numPr>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Authentication &amp; Authorization: Users authenticate with JWT tokens, while the role-based access control ensures that only those users who </w:t>
      </w:r>
      <w:r w:rsidRPr="00844042">
        <w:rPr>
          <w:rFonts w:ascii="Times New Roman" w:hAnsi="Times New Roman" w:cs="Times New Roman"/>
          <w:sz w:val="28"/>
          <w:szCs w:val="28"/>
          <w:lang w:val="en-US"/>
        </w:rPr>
        <w:lastRenderedPageBreak/>
        <w:t>have the appropriate role can perform sensitive operations.</w:t>
      </w:r>
      <w:r w:rsidR="003F72F8" w:rsidRPr="00844042">
        <w:rPr>
          <w:rFonts w:ascii="Times New Roman" w:hAnsi="Times New Roman" w:cs="Times New Roman"/>
          <w:sz w:val="28"/>
          <w:szCs w:val="28"/>
          <w:lang w:val="en-US"/>
        </w:rPr>
        <w:t xml:space="preserve"> In the system, nearly all the actions are performed by an authorized store operator.</w:t>
      </w:r>
    </w:p>
    <w:p w14:paraId="018CEF85" w14:textId="77777777" w:rsidR="002845DB" w:rsidRPr="00844042" w:rsidRDefault="002845DB" w:rsidP="002845DB">
      <w:pPr>
        <w:rPr>
          <w:rFonts w:ascii="Times New Roman" w:hAnsi="Times New Roman" w:cs="Times New Roman"/>
          <w:sz w:val="28"/>
          <w:szCs w:val="28"/>
          <w:lang w:val="en-US"/>
        </w:rPr>
      </w:pPr>
    </w:p>
    <w:p w14:paraId="16CD794A" w14:textId="0C52E55F" w:rsidR="002845DB" w:rsidRPr="00844042" w:rsidRDefault="002845DB" w:rsidP="002845DB">
      <w:pPr>
        <w:pStyle w:val="ListParagraph"/>
        <w:numPr>
          <w:ilvl w:val="0"/>
          <w:numId w:val="14"/>
        </w:numPr>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Data Validation: </w:t>
      </w:r>
      <w:r w:rsidR="004A5BD6" w:rsidRPr="00844042">
        <w:rPr>
          <w:rFonts w:ascii="Times New Roman" w:hAnsi="Times New Roman" w:cs="Times New Roman"/>
          <w:sz w:val="28"/>
          <w:szCs w:val="28"/>
          <w:lang w:val="en-US"/>
        </w:rPr>
        <w:t>Bike codes are system generated</w:t>
      </w:r>
      <w:r w:rsidR="009921CD" w:rsidRPr="00844042">
        <w:rPr>
          <w:rFonts w:ascii="Times New Roman" w:hAnsi="Times New Roman" w:cs="Times New Roman"/>
          <w:sz w:val="28"/>
          <w:szCs w:val="28"/>
          <w:lang w:val="en-US"/>
        </w:rPr>
        <w:t xml:space="preserve"> to ensure consistency. </w:t>
      </w:r>
      <w:r w:rsidRPr="00844042">
        <w:rPr>
          <w:rFonts w:ascii="Times New Roman" w:hAnsi="Times New Roman" w:cs="Times New Roman"/>
          <w:sz w:val="28"/>
          <w:szCs w:val="28"/>
          <w:lang w:val="en-US"/>
        </w:rPr>
        <w:t>All</w:t>
      </w:r>
      <w:r w:rsidR="009921CD" w:rsidRPr="00844042">
        <w:rPr>
          <w:rFonts w:ascii="Times New Roman" w:hAnsi="Times New Roman" w:cs="Times New Roman"/>
          <w:sz w:val="28"/>
          <w:szCs w:val="28"/>
          <w:lang w:val="en-US"/>
        </w:rPr>
        <w:t xml:space="preserve"> other</w:t>
      </w:r>
      <w:r w:rsidRPr="00844042">
        <w:rPr>
          <w:rFonts w:ascii="Times New Roman" w:hAnsi="Times New Roman" w:cs="Times New Roman"/>
          <w:sz w:val="28"/>
          <w:szCs w:val="28"/>
          <w:lang w:val="en-US"/>
        </w:rPr>
        <w:t xml:space="preserve"> inputs provided by customers are validated in order to safeguard the database against any potential SQL injection or other data inconsistencies.</w:t>
      </w:r>
    </w:p>
    <w:p w14:paraId="63B2D9A8" w14:textId="77777777" w:rsidR="002845DB" w:rsidRPr="00844042" w:rsidRDefault="002845DB" w:rsidP="002845DB">
      <w:pPr>
        <w:rPr>
          <w:rFonts w:ascii="Times New Roman" w:hAnsi="Times New Roman" w:cs="Times New Roman"/>
          <w:sz w:val="28"/>
          <w:szCs w:val="28"/>
          <w:lang w:val="en-US"/>
        </w:rPr>
      </w:pPr>
    </w:p>
    <w:p w14:paraId="5F54FC33" w14:textId="6B472780" w:rsidR="002845DB" w:rsidRPr="00844042" w:rsidRDefault="002845DB" w:rsidP="002845DB">
      <w:pPr>
        <w:pStyle w:val="ListParagraph"/>
        <w:numPr>
          <w:ilvl w:val="0"/>
          <w:numId w:val="14"/>
        </w:numPr>
        <w:rPr>
          <w:rFonts w:ascii="Times New Roman" w:hAnsi="Times New Roman" w:cs="Times New Roman"/>
          <w:sz w:val="28"/>
          <w:szCs w:val="28"/>
          <w:lang w:val="en-US"/>
        </w:rPr>
      </w:pPr>
      <w:r w:rsidRPr="00844042">
        <w:rPr>
          <w:rFonts w:ascii="Times New Roman" w:hAnsi="Times New Roman" w:cs="Times New Roman"/>
          <w:sz w:val="28"/>
          <w:szCs w:val="28"/>
          <w:lang w:val="en-US"/>
        </w:rPr>
        <w:t>Offline &amp; USSD Security:</w:t>
      </w:r>
      <w:r w:rsidR="00D049A0"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 xml:space="preserve"> </w:t>
      </w:r>
      <w:r w:rsidR="00B55E04" w:rsidRPr="00844042">
        <w:rPr>
          <w:rFonts w:ascii="Times New Roman" w:hAnsi="Times New Roman" w:cs="Times New Roman"/>
          <w:sz w:val="28"/>
          <w:szCs w:val="28"/>
          <w:lang w:val="en-US"/>
        </w:rPr>
        <w:t>While USSD security uses telecom network controls instead of end-to-end encryption, its speed and accessibility have made it quite popular. Since sessions are managed via the operator and have a short lifespan (less than one hour), the risk of session interception is lowered considerably. With that said, since USSD is reliant on a user's phone number as the only way to identify users, USSD is susceptible to SIM swapping, social engineering attacks (e.g., phishing attacks), and weak third-party systems. To combat this vulnerability, providers place limits on the number of PINs entered, sometimes limit the volume or frequency of USSD transactions, and implement encryption and fraud detection mechanisms.</w:t>
      </w:r>
    </w:p>
    <w:p w14:paraId="5A5C23EA" w14:textId="77777777" w:rsidR="002845DB" w:rsidRPr="00844042" w:rsidRDefault="002845DB" w:rsidP="002845DB">
      <w:pPr>
        <w:rPr>
          <w:rFonts w:ascii="Times New Roman" w:hAnsi="Times New Roman" w:cs="Times New Roman"/>
          <w:sz w:val="28"/>
          <w:szCs w:val="28"/>
          <w:lang w:val="en-US"/>
        </w:rPr>
      </w:pPr>
    </w:p>
    <w:p w14:paraId="705A9104" w14:textId="7B070EF1" w:rsidR="006B1ABD" w:rsidRPr="00844042" w:rsidRDefault="002845DB" w:rsidP="002845DB">
      <w:pPr>
        <w:pStyle w:val="ListParagraph"/>
        <w:numPr>
          <w:ilvl w:val="0"/>
          <w:numId w:val="14"/>
        </w:numPr>
        <w:rPr>
          <w:rFonts w:ascii="Times New Roman" w:hAnsi="Times New Roman" w:cs="Times New Roman"/>
          <w:sz w:val="28"/>
          <w:szCs w:val="28"/>
          <w:lang w:val="en-US"/>
        </w:rPr>
      </w:pPr>
      <w:r w:rsidRPr="00844042">
        <w:rPr>
          <w:rFonts w:ascii="Times New Roman" w:hAnsi="Times New Roman" w:cs="Times New Roman"/>
          <w:sz w:val="28"/>
          <w:szCs w:val="28"/>
          <w:lang w:val="en-US"/>
        </w:rPr>
        <w:t>Secure Payment Handling: STK push requests are sent directly to the user’s mobile device through secure</w:t>
      </w:r>
      <w:r w:rsidR="006750A1" w:rsidRPr="00844042">
        <w:rPr>
          <w:rFonts w:ascii="Times New Roman" w:hAnsi="Times New Roman" w:cs="Times New Roman"/>
          <w:sz w:val="28"/>
          <w:szCs w:val="28"/>
          <w:lang w:val="en-US"/>
        </w:rPr>
        <w:t xml:space="preserve"> binary encrypted</w:t>
      </w:r>
      <w:r w:rsidRPr="00844042">
        <w:rPr>
          <w:rFonts w:ascii="Times New Roman" w:hAnsi="Times New Roman" w:cs="Times New Roman"/>
          <w:sz w:val="28"/>
          <w:szCs w:val="28"/>
          <w:lang w:val="en-US"/>
        </w:rPr>
        <w:t xml:space="preserve"> API endpoints, meaning that no sensitive card or account information is retained by the system.</w:t>
      </w:r>
    </w:p>
    <w:p w14:paraId="4F164710" w14:textId="77777777" w:rsidR="00D15813" w:rsidRPr="00844042" w:rsidRDefault="006B1ABD" w:rsidP="0005625E">
      <w:pPr>
        <w:pStyle w:val="Heading1"/>
        <w:rPr>
          <w:rFonts w:ascii="Times New Roman" w:hAnsi="Times New Roman" w:cs="Times New Roman"/>
          <w:lang w:val="en-US"/>
        </w:rPr>
      </w:pPr>
      <w:r w:rsidRPr="00844042">
        <w:rPr>
          <w:rFonts w:ascii="Times New Roman" w:hAnsi="Times New Roman" w:cs="Times New Roman"/>
          <w:lang w:val="en-US"/>
        </w:rPr>
        <w:br w:type="page"/>
      </w:r>
      <w:bookmarkStart w:id="43" w:name="_Toc219054995"/>
      <w:r w:rsidR="00D15813" w:rsidRPr="00844042">
        <w:rPr>
          <w:rFonts w:ascii="Times New Roman" w:hAnsi="Times New Roman" w:cs="Times New Roman"/>
          <w:lang w:val="en-US"/>
        </w:rPr>
        <w:lastRenderedPageBreak/>
        <w:t>CHAPTER FIVE: SYSTEM IMPLEMENTATION</w:t>
      </w:r>
      <w:bookmarkEnd w:id="43"/>
    </w:p>
    <w:p w14:paraId="58D53B9F" w14:textId="47490584" w:rsidR="006B1ABD" w:rsidRPr="00844042" w:rsidRDefault="009C10F1" w:rsidP="00D15813">
      <w:pPr>
        <w:spacing w:line="480" w:lineRule="auto"/>
        <w:rPr>
          <w:rFonts w:ascii="Times New Roman" w:hAnsi="Times New Roman" w:cs="Times New Roman"/>
          <w:sz w:val="28"/>
          <w:szCs w:val="28"/>
          <w:lang w:val="en-US"/>
        </w:rPr>
      </w:pPr>
      <w:r w:rsidRPr="00844042">
        <w:rPr>
          <w:rFonts w:ascii="Times New Roman" w:hAnsi="Times New Roman" w:cs="Times New Roman"/>
          <w:noProof/>
          <w:sz w:val="28"/>
          <w:szCs w:val="28"/>
          <w:lang w:val="en-US"/>
        </w:rPr>
        <w:drawing>
          <wp:anchor distT="0" distB="0" distL="114300" distR="114300" simplePos="0" relativeHeight="251658251" behindDoc="0" locked="0" layoutInCell="1" allowOverlap="1" wp14:anchorId="46BDAE77" wp14:editId="05D117DB">
            <wp:simplePos x="0" y="0"/>
            <wp:positionH relativeFrom="margin">
              <wp:align>center</wp:align>
            </wp:positionH>
            <wp:positionV relativeFrom="paragraph">
              <wp:posOffset>1998345</wp:posOffset>
            </wp:positionV>
            <wp:extent cx="3943985" cy="6351270"/>
            <wp:effectExtent l="0" t="0" r="0" b="0"/>
            <wp:wrapTopAndBottom/>
            <wp:docPr id="19404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11548" name=""/>
                    <pic:cNvPicPr/>
                  </pic:nvPicPr>
                  <pic:blipFill rotWithShape="1">
                    <a:blip r:embed="rId21">
                      <a:extLst>
                        <a:ext uri="{28A0092B-C50C-407E-A947-70E740481C1C}">
                          <a14:useLocalDpi xmlns:a14="http://schemas.microsoft.com/office/drawing/2010/main" val="0"/>
                        </a:ext>
                      </a:extLst>
                    </a:blip>
                    <a:srcRect l="31609" r="33475"/>
                    <a:stretch>
                      <a:fillRect/>
                    </a:stretch>
                  </pic:blipFill>
                  <pic:spPr bwMode="auto">
                    <a:xfrm>
                      <a:off x="0" y="0"/>
                      <a:ext cx="3943985" cy="6351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5813" w:rsidRPr="00844042">
        <w:rPr>
          <w:rFonts w:ascii="Times New Roman" w:hAnsi="Times New Roman" w:cs="Times New Roman"/>
          <w:sz w:val="28"/>
          <w:szCs w:val="28"/>
          <w:lang w:val="en-US"/>
        </w:rPr>
        <w:t xml:space="preserve">The purpose of this chapter is to explain how SPEEDY was developed as a </w:t>
      </w:r>
      <w:r w:rsidR="008F1C4E" w:rsidRPr="00844042">
        <w:rPr>
          <w:rFonts w:ascii="Times New Roman" w:hAnsi="Times New Roman" w:cs="Times New Roman"/>
          <w:sz w:val="28"/>
          <w:szCs w:val="28"/>
          <w:lang w:val="en-US"/>
        </w:rPr>
        <w:t>cloud-based application</w:t>
      </w:r>
      <w:r w:rsidR="00D15813" w:rsidRPr="00844042">
        <w:rPr>
          <w:rFonts w:ascii="Times New Roman" w:hAnsi="Times New Roman" w:cs="Times New Roman"/>
          <w:sz w:val="28"/>
          <w:szCs w:val="28"/>
          <w:lang w:val="en-US"/>
        </w:rPr>
        <w:t xml:space="preserve">. In addition, this chapter will provide an overview of the requirements for the system, as outlined in Chapter 4; the methods used to build the application; the tools and technologies put to use during development; and the development of key functionalities such as customer registration, bike </w:t>
      </w:r>
      <w:r w:rsidR="00D15813" w:rsidRPr="00844042">
        <w:rPr>
          <w:rFonts w:ascii="Times New Roman" w:hAnsi="Times New Roman" w:cs="Times New Roman"/>
          <w:sz w:val="28"/>
          <w:szCs w:val="28"/>
          <w:lang w:val="en-US"/>
        </w:rPr>
        <w:lastRenderedPageBreak/>
        <w:t>assignment to users, rental history tracking, automatic billing, and STK push payment integration.</w:t>
      </w:r>
    </w:p>
    <w:p w14:paraId="505081A2" w14:textId="1737807D" w:rsidR="00F455EF" w:rsidRPr="00844042" w:rsidRDefault="005F483C" w:rsidP="00F455EF">
      <w:pPr>
        <w:keepNext/>
        <w:spacing w:line="480" w:lineRule="auto"/>
        <w:rPr>
          <w:rFonts w:ascii="Times New Roman" w:hAnsi="Times New Roman" w:cs="Times New Roman"/>
        </w:rPr>
      </w:pPr>
      <w:r w:rsidRPr="00844042">
        <w:rPr>
          <w:rFonts w:ascii="Times New Roman" w:hAnsi="Times New Roman" w:cs="Times New Roman"/>
          <w:noProof/>
        </w:rPr>
        <w:t xml:space="preserve"> </w:t>
      </w:r>
    </w:p>
    <w:p w14:paraId="39EEA0BF" w14:textId="0D8EBC7E" w:rsidR="00A85536" w:rsidRPr="00844042" w:rsidRDefault="00F455EF" w:rsidP="00F455EF">
      <w:pPr>
        <w:pStyle w:val="Caption"/>
        <w:rPr>
          <w:rFonts w:ascii="Times New Roman" w:hAnsi="Times New Roman" w:cs="Times New Roman"/>
          <w:lang w:val="en-US"/>
        </w:rPr>
      </w:pPr>
      <w:bookmarkStart w:id="44" w:name="_Toc219055026"/>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7</w:t>
      </w:r>
      <w:r w:rsidRPr="00844042">
        <w:rPr>
          <w:rFonts w:ascii="Times New Roman" w:hAnsi="Times New Roman" w:cs="Times New Roman"/>
        </w:rPr>
        <w:fldChar w:fldCharType="end"/>
      </w:r>
      <w:r w:rsidRPr="00844042">
        <w:rPr>
          <w:rFonts w:ascii="Times New Roman" w:hAnsi="Times New Roman" w:cs="Times New Roman"/>
          <w:lang w:val="en-US"/>
        </w:rPr>
        <w:t xml:space="preserve"> Operator Login Page</w:t>
      </w:r>
      <w:bookmarkEnd w:id="44"/>
    </w:p>
    <w:p w14:paraId="386DF074" w14:textId="3376E2AF" w:rsidR="00BD7C38" w:rsidRPr="00844042" w:rsidRDefault="00BD7C38" w:rsidP="0005625E">
      <w:pPr>
        <w:pStyle w:val="Heading2"/>
        <w:rPr>
          <w:rFonts w:ascii="Times New Roman" w:hAnsi="Times New Roman" w:cs="Times New Roman"/>
          <w:lang w:val="en-US"/>
        </w:rPr>
      </w:pPr>
      <w:bookmarkStart w:id="45" w:name="_Toc219054996"/>
      <w:r w:rsidRPr="00844042">
        <w:rPr>
          <w:rFonts w:ascii="Times New Roman" w:hAnsi="Times New Roman" w:cs="Times New Roman"/>
          <w:lang w:val="en-US"/>
        </w:rPr>
        <w:t>4.7 Onboarding</w:t>
      </w:r>
      <w:bookmarkEnd w:id="45"/>
    </w:p>
    <w:p w14:paraId="0CAEB654" w14:textId="55F87A05" w:rsidR="00DA2B91" w:rsidRPr="00844042" w:rsidRDefault="00DA2B91" w:rsidP="00DA2B91">
      <w:pPr>
        <w:rPr>
          <w:rFonts w:ascii="Times New Roman" w:hAnsi="Times New Roman" w:cs="Times New Roman"/>
          <w:sz w:val="28"/>
          <w:szCs w:val="28"/>
          <w:lang w:val="en-US"/>
        </w:rPr>
      </w:pPr>
      <w:r w:rsidRPr="00844042">
        <w:rPr>
          <w:rFonts w:ascii="Times New Roman" w:hAnsi="Times New Roman" w:cs="Times New Roman"/>
          <w:sz w:val="28"/>
          <w:szCs w:val="28"/>
          <w:lang w:val="en-US"/>
        </w:rPr>
        <w:t>The Store Operator registers through the web interface. Upon completion they can be allowed to log in to their account using the created credentials.</w:t>
      </w:r>
    </w:p>
    <w:p w14:paraId="6870976D" w14:textId="5ABE7DF5" w:rsidR="00E213AE" w:rsidRPr="00844042" w:rsidRDefault="00DA2B91" w:rsidP="00BD0506">
      <w:pPr>
        <w:rPr>
          <w:rFonts w:ascii="Times New Roman" w:hAnsi="Times New Roman" w:cs="Times New Roman"/>
          <w:sz w:val="28"/>
          <w:szCs w:val="28"/>
          <w:lang w:val="en-US"/>
        </w:rPr>
      </w:pPr>
      <w:r w:rsidRPr="00844042">
        <w:rPr>
          <w:rFonts w:ascii="Times New Roman" w:hAnsi="Times New Roman" w:cs="Times New Roman"/>
          <w:i/>
          <w:iCs/>
          <w:noProof/>
          <w:sz w:val="28"/>
          <w:szCs w:val="28"/>
          <w:lang w:val="en-US"/>
        </w:rPr>
        <mc:AlternateContent>
          <mc:Choice Requires="wpg">
            <w:drawing>
              <wp:inline distT="0" distB="0" distL="0" distR="0" wp14:anchorId="4BF0A4D8" wp14:editId="73A087E0">
                <wp:extent cx="6140744" cy="3643952"/>
                <wp:effectExtent l="0" t="0" r="0" b="0"/>
                <wp:docPr id="1135439236" name="Group 6"/>
                <wp:cNvGraphicFramePr/>
                <a:graphic xmlns:a="http://schemas.openxmlformats.org/drawingml/2006/main">
                  <a:graphicData uri="http://schemas.microsoft.com/office/word/2010/wordprocessingGroup">
                    <wpg:wgp>
                      <wpg:cNvGrpSpPr/>
                      <wpg:grpSpPr>
                        <a:xfrm>
                          <a:off x="0" y="0"/>
                          <a:ext cx="6140744" cy="3643952"/>
                          <a:chOff x="0" y="0"/>
                          <a:chExt cx="6987319" cy="4142105"/>
                        </a:xfrm>
                      </wpg:grpSpPr>
                      <wpg:grpSp>
                        <wpg:cNvPr id="196460998" name="Group 5"/>
                        <wpg:cNvGrpSpPr/>
                        <wpg:grpSpPr>
                          <a:xfrm>
                            <a:off x="0" y="0"/>
                            <a:ext cx="6987319" cy="3825268"/>
                            <a:chOff x="0" y="0"/>
                            <a:chExt cx="6987319" cy="3825268"/>
                          </a:xfrm>
                        </wpg:grpSpPr>
                        <pic:pic xmlns:pic="http://schemas.openxmlformats.org/drawingml/2006/picture">
                          <pic:nvPicPr>
                            <pic:cNvPr id="611762375" name="Picture 1"/>
                            <pic:cNvPicPr>
                              <a:picLocks noChangeAspect="1"/>
                            </pic:cNvPicPr>
                          </pic:nvPicPr>
                          <pic:blipFill rotWithShape="1">
                            <a:blip r:embed="rId22">
                              <a:extLst>
                                <a:ext uri="{28A0092B-C50C-407E-A947-70E740481C1C}">
                                  <a14:useLocalDpi xmlns:a14="http://schemas.microsoft.com/office/drawing/2010/main" val="0"/>
                                </a:ext>
                              </a:extLst>
                            </a:blip>
                            <a:srcRect b="7748"/>
                            <a:stretch>
                              <a:fillRect/>
                            </a:stretch>
                          </pic:blipFill>
                          <pic:spPr bwMode="auto">
                            <a:xfrm>
                              <a:off x="0" y="0"/>
                              <a:ext cx="3307715" cy="38252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2621282"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3530379" y="15903"/>
                              <a:ext cx="3456940" cy="3809365"/>
                            </a:xfrm>
                            <a:prstGeom prst="rect">
                              <a:avLst/>
                            </a:prstGeom>
                          </pic:spPr>
                        </pic:pic>
                      </wpg:grpSp>
                      <wps:wsp>
                        <wps:cNvPr id="1012671531" name="Text Box 1"/>
                        <wps:cNvSpPr txBox="1"/>
                        <wps:spPr>
                          <a:xfrm>
                            <a:off x="0" y="3875405"/>
                            <a:ext cx="6986270" cy="266700"/>
                          </a:xfrm>
                          <a:prstGeom prst="rect">
                            <a:avLst/>
                          </a:prstGeom>
                          <a:solidFill>
                            <a:prstClr val="white"/>
                          </a:solidFill>
                          <a:ln>
                            <a:noFill/>
                          </a:ln>
                        </wps:spPr>
                        <wps:txbx>
                          <w:txbxContent>
                            <w:p w14:paraId="0FB7BB87" w14:textId="47429D18" w:rsidR="000A15A0" w:rsidRPr="003C5B58" w:rsidRDefault="000A15A0" w:rsidP="000A15A0">
                              <w:pPr>
                                <w:pStyle w:val="Caption"/>
                                <w:rPr>
                                  <w:rFonts w:ascii="Times New Roman" w:hAnsi="Times New Roman" w:cs="Times New Roman"/>
                                  <w:noProof/>
                                  <w:sz w:val="28"/>
                                  <w:szCs w:val="28"/>
                                  <w:lang w:val="en-US"/>
                                </w:rPr>
                              </w:pPr>
                              <w:bookmarkStart w:id="46" w:name="_Toc219055027"/>
                              <w:r>
                                <w:t xml:space="preserve">Figure </w:t>
                              </w:r>
                              <w:fldSimple w:instr=" SEQ Figure \* ARABIC ">
                                <w:r w:rsidR="00B86A0C">
                                  <w:rPr>
                                    <w:noProof/>
                                  </w:rPr>
                                  <w:t>8</w:t>
                                </w:r>
                              </w:fldSimple>
                              <w:r>
                                <w:rPr>
                                  <w:lang w:val="en-US"/>
                                </w:rPr>
                                <w:t xml:space="preserve"> Successful Store Operator Registration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4BF0A4D8" id="Group 6" o:spid="_x0000_s1026" style="width:483.5pt;height:286.95pt;mso-position-horizontal-relative:char;mso-position-vertical-relative:line" coordsize="69873,414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">
                <v:group id="Group 5" o:spid="_x0000_s1027" style="position:absolute;width:69873;height:38252" coordsize="69873,3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">
                  <v:shape id="Picture 1" o:spid="_x0000_s1028" type="#_x0000_t75" style="position:absolute;width:33077;height:38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">
                    <v:imagedata r:id="rId24" o:title="" cropbottom="5078f"/>
                  </v:shape>
                  <v:shape id="Picture 1" o:spid="_x0000_s1029" type="#_x0000_t75" style="position:absolute;left:35303;top:159;width:34570;height:38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">
                    <v:imagedata r:id="rId25" o:title=""/>
                  </v:shape>
                </v:group>
                <v:shapetype id="_x0000_t202" coordsize="21600,21600" o:spt="202" path="m,l,21600r21600,l21600,xe">
                  <v:stroke joinstyle="miter"/>
                  <v:path gradientshapeok="t" o:connecttype="rect"/>
                </v:shapetype>
                <v:shape id="_x0000_s1030" type="#_x0000_t202" style="position:absolute;top:38754;width:6986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" stroked="f">
                  <v:textbox inset="0,0,0,0">
                    <w:txbxContent>
                      <w:p w14:paraId="0FB7BB87" w14:textId="47429D18" w:rsidR="000A15A0" w:rsidRPr="003C5B58" w:rsidRDefault="000A15A0" w:rsidP="000A15A0">
                        <w:pPr>
                          <w:pStyle w:val="Caption"/>
                          <w:rPr>
                            <w:rFonts w:ascii="Times New Roman" w:hAnsi="Times New Roman" w:cs="Times New Roman"/>
                            <w:noProof/>
                            <w:sz w:val="28"/>
                            <w:szCs w:val="28"/>
                            <w:lang w:val="en-US"/>
                          </w:rPr>
                        </w:pPr>
                        <w:bookmarkStart w:id="47" w:name="_Toc219055027"/>
                        <w:r>
                          <w:t xml:space="preserve">Figure </w:t>
                        </w:r>
                        <w:fldSimple w:instr=" SEQ Figure \* ARABIC ">
                          <w:r w:rsidR="00B86A0C">
                            <w:rPr>
                              <w:noProof/>
                            </w:rPr>
                            <w:t>8</w:t>
                          </w:r>
                        </w:fldSimple>
                        <w:r>
                          <w:rPr>
                            <w:lang w:val="en-US"/>
                          </w:rPr>
                          <w:t xml:space="preserve"> Successful Store Operator Registration</w:t>
                        </w:r>
                        <w:bookmarkEnd w:id="47"/>
                      </w:p>
                    </w:txbxContent>
                  </v:textbox>
                </v:shape>
                <w10:anchorlock/>
              </v:group>
            </w:pict>
          </mc:Fallback>
        </mc:AlternateContent>
      </w:r>
    </w:p>
    <w:p w14:paraId="72552A0C" w14:textId="05BF8867" w:rsidR="008827EA" w:rsidRPr="00844042" w:rsidRDefault="008827EA" w:rsidP="008827EA">
      <w:pPr>
        <w:keepNext/>
        <w:rPr>
          <w:rFonts w:ascii="Times New Roman" w:hAnsi="Times New Roman" w:cs="Times New Roman"/>
        </w:rPr>
      </w:pPr>
    </w:p>
    <w:p w14:paraId="6ED8BE8E" w14:textId="53D25924" w:rsidR="00BD0506" w:rsidRPr="00844042" w:rsidRDefault="00BD0506" w:rsidP="00BD0506">
      <w:pPr>
        <w:rPr>
          <w:rFonts w:ascii="Times New Roman" w:hAnsi="Times New Roman" w:cs="Times New Roman"/>
          <w:lang w:val="en-US"/>
        </w:rPr>
      </w:pPr>
    </w:p>
    <w:p w14:paraId="5846569D" w14:textId="4A413421" w:rsidR="00BD0506" w:rsidRPr="00844042" w:rsidRDefault="00BD0506" w:rsidP="00BD0506">
      <w:pPr>
        <w:rPr>
          <w:rFonts w:ascii="Times New Roman" w:hAnsi="Times New Roman" w:cs="Times New Roman"/>
          <w:lang w:val="en-US"/>
        </w:rPr>
      </w:pPr>
    </w:p>
    <w:p w14:paraId="01633829" w14:textId="77777777" w:rsidR="00F6684E" w:rsidRPr="00844042" w:rsidRDefault="00F6684E" w:rsidP="00BD0506">
      <w:pPr>
        <w:rPr>
          <w:rFonts w:ascii="Times New Roman" w:hAnsi="Times New Roman" w:cs="Times New Roman"/>
          <w:b/>
          <w:bCs/>
          <w:sz w:val="28"/>
          <w:szCs w:val="28"/>
          <w:lang w:val="en-US"/>
        </w:rPr>
      </w:pPr>
    </w:p>
    <w:p w14:paraId="5BDDE2B6" w14:textId="77777777" w:rsidR="00F6684E" w:rsidRPr="00844042" w:rsidRDefault="00F6684E" w:rsidP="00BD0506">
      <w:pPr>
        <w:rPr>
          <w:rFonts w:ascii="Times New Roman" w:hAnsi="Times New Roman" w:cs="Times New Roman"/>
          <w:b/>
          <w:bCs/>
          <w:sz w:val="28"/>
          <w:szCs w:val="28"/>
          <w:lang w:val="en-US"/>
        </w:rPr>
      </w:pPr>
    </w:p>
    <w:p w14:paraId="7CB43A92" w14:textId="77777777" w:rsidR="00F6684E" w:rsidRPr="00844042" w:rsidRDefault="00F6684E" w:rsidP="00BD0506">
      <w:pPr>
        <w:rPr>
          <w:rFonts w:ascii="Times New Roman" w:hAnsi="Times New Roman" w:cs="Times New Roman"/>
          <w:b/>
          <w:bCs/>
          <w:sz w:val="28"/>
          <w:szCs w:val="28"/>
          <w:lang w:val="en-US"/>
        </w:rPr>
      </w:pPr>
    </w:p>
    <w:p w14:paraId="5F174A53" w14:textId="77777777" w:rsidR="00F6684E" w:rsidRPr="00844042" w:rsidRDefault="00F6684E" w:rsidP="00BD0506">
      <w:pPr>
        <w:rPr>
          <w:rFonts w:ascii="Times New Roman" w:hAnsi="Times New Roman" w:cs="Times New Roman"/>
          <w:b/>
          <w:bCs/>
          <w:sz w:val="28"/>
          <w:szCs w:val="28"/>
          <w:lang w:val="en-US"/>
        </w:rPr>
      </w:pPr>
    </w:p>
    <w:p w14:paraId="27256C04" w14:textId="77777777" w:rsidR="00F6684E" w:rsidRPr="00844042" w:rsidRDefault="00F6684E" w:rsidP="00BD0506">
      <w:pPr>
        <w:rPr>
          <w:rFonts w:ascii="Times New Roman" w:hAnsi="Times New Roman" w:cs="Times New Roman"/>
          <w:lang w:val="en-US"/>
        </w:rPr>
      </w:pPr>
    </w:p>
    <w:p w14:paraId="231A3209" w14:textId="77777777" w:rsidR="00F6684E" w:rsidRPr="00844042" w:rsidRDefault="00F6684E" w:rsidP="00F6684E">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lastRenderedPageBreak/>
        <w:t xml:space="preserve">The Default Dashboard: </w:t>
      </w:r>
      <w:r w:rsidRPr="00844042">
        <w:rPr>
          <w:rFonts w:ascii="Times New Roman" w:hAnsi="Times New Roman" w:cs="Times New Roman"/>
          <w:sz w:val="28"/>
          <w:szCs w:val="28"/>
          <w:lang w:val="en-US"/>
        </w:rPr>
        <w:t>The user is prompted to update the Shop/Store Details to access all the features.</w:t>
      </w:r>
    </w:p>
    <w:p w14:paraId="5E55EB7D" w14:textId="50403F3D" w:rsidR="00F6684E" w:rsidRPr="00844042" w:rsidRDefault="00F6684E" w:rsidP="00BD0506">
      <w:pPr>
        <w:rPr>
          <w:rFonts w:ascii="Times New Roman" w:hAnsi="Times New Roman" w:cs="Times New Roman"/>
          <w:lang w:val="en-US"/>
        </w:rPr>
      </w:pPr>
      <w:r w:rsidRPr="00844042">
        <w:rPr>
          <w:rFonts w:ascii="Times New Roman" w:hAnsi="Times New Roman" w:cs="Times New Roman"/>
          <w:noProof/>
          <w:sz w:val="28"/>
          <w:szCs w:val="28"/>
          <w:lang w:val="en-US"/>
        </w:rPr>
        <w:drawing>
          <wp:anchor distT="0" distB="0" distL="114300" distR="114300" simplePos="0" relativeHeight="251658241" behindDoc="1" locked="0" layoutInCell="1" allowOverlap="1" wp14:anchorId="5318F3DC" wp14:editId="55DE855C">
            <wp:simplePos x="0" y="0"/>
            <wp:positionH relativeFrom="column">
              <wp:posOffset>-28575</wp:posOffset>
            </wp:positionH>
            <wp:positionV relativeFrom="paragraph">
              <wp:posOffset>117474</wp:posOffset>
            </wp:positionV>
            <wp:extent cx="6400800" cy="6566741"/>
            <wp:effectExtent l="0" t="0" r="0" b="5715"/>
            <wp:wrapNone/>
            <wp:docPr id="46709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2305" name=""/>
                    <pic:cNvPicPr/>
                  </pic:nvPicPr>
                  <pic:blipFill>
                    <a:blip r:embed="rId26">
                      <a:extLst>
                        <a:ext uri="{28A0092B-C50C-407E-A947-70E740481C1C}">
                          <a14:useLocalDpi xmlns:a14="http://schemas.microsoft.com/office/drawing/2010/main" val="0"/>
                        </a:ext>
                      </a:extLst>
                    </a:blip>
                    <a:stretch>
                      <a:fillRect/>
                    </a:stretch>
                  </pic:blipFill>
                  <pic:spPr>
                    <a:xfrm>
                      <a:off x="0" y="0"/>
                      <a:ext cx="6409185" cy="6575343"/>
                    </a:xfrm>
                    <a:prstGeom prst="rect">
                      <a:avLst/>
                    </a:prstGeom>
                  </pic:spPr>
                </pic:pic>
              </a:graphicData>
            </a:graphic>
            <wp14:sizeRelH relativeFrom="margin">
              <wp14:pctWidth>0</wp14:pctWidth>
            </wp14:sizeRelH>
            <wp14:sizeRelV relativeFrom="margin">
              <wp14:pctHeight>0</wp14:pctHeight>
            </wp14:sizeRelV>
          </wp:anchor>
        </w:drawing>
      </w:r>
    </w:p>
    <w:p w14:paraId="70456089" w14:textId="39BAD9BF" w:rsidR="00BD0506" w:rsidRPr="00844042" w:rsidRDefault="00BD0506" w:rsidP="00BD0506">
      <w:pPr>
        <w:rPr>
          <w:rFonts w:ascii="Times New Roman" w:hAnsi="Times New Roman" w:cs="Times New Roman"/>
          <w:lang w:val="en-US"/>
        </w:rPr>
      </w:pPr>
    </w:p>
    <w:p w14:paraId="6C80C745" w14:textId="54CD6E8B" w:rsidR="00BD0506" w:rsidRPr="00844042" w:rsidRDefault="00BD0506" w:rsidP="00BD0506">
      <w:pPr>
        <w:rPr>
          <w:rFonts w:ascii="Times New Roman" w:hAnsi="Times New Roman" w:cs="Times New Roman"/>
          <w:lang w:val="en-US"/>
        </w:rPr>
      </w:pPr>
    </w:p>
    <w:p w14:paraId="262FA6A4" w14:textId="4A58B9ED" w:rsidR="00BD0506" w:rsidRPr="00844042" w:rsidRDefault="00BD0506" w:rsidP="00BD0506">
      <w:pPr>
        <w:rPr>
          <w:rFonts w:ascii="Times New Roman" w:hAnsi="Times New Roman" w:cs="Times New Roman"/>
          <w:lang w:val="en-US"/>
        </w:rPr>
      </w:pPr>
    </w:p>
    <w:p w14:paraId="05CA0CDA" w14:textId="77777777" w:rsidR="00BD0506" w:rsidRPr="00844042" w:rsidRDefault="00BD0506" w:rsidP="00BD0506">
      <w:pPr>
        <w:rPr>
          <w:rFonts w:ascii="Times New Roman" w:hAnsi="Times New Roman" w:cs="Times New Roman"/>
          <w:lang w:val="en-US"/>
        </w:rPr>
      </w:pPr>
    </w:p>
    <w:p w14:paraId="62E3F555" w14:textId="2F8B36FB" w:rsidR="00BD0506" w:rsidRPr="00844042" w:rsidRDefault="00BD0506" w:rsidP="00BD0506">
      <w:pPr>
        <w:rPr>
          <w:rFonts w:ascii="Times New Roman" w:hAnsi="Times New Roman" w:cs="Times New Roman"/>
          <w:lang w:val="en-US"/>
        </w:rPr>
      </w:pPr>
    </w:p>
    <w:p w14:paraId="7F90B19A" w14:textId="7C28BBD3" w:rsidR="00BD0506" w:rsidRPr="00844042" w:rsidRDefault="00BD0506" w:rsidP="00BD0506">
      <w:pPr>
        <w:rPr>
          <w:rFonts w:ascii="Times New Roman" w:hAnsi="Times New Roman" w:cs="Times New Roman"/>
          <w:lang w:val="en-US"/>
        </w:rPr>
      </w:pPr>
    </w:p>
    <w:p w14:paraId="7089E316" w14:textId="5237AD7C" w:rsidR="00BD0506" w:rsidRPr="00844042" w:rsidRDefault="00BD0506" w:rsidP="00BD0506">
      <w:pPr>
        <w:rPr>
          <w:rFonts w:ascii="Times New Roman" w:hAnsi="Times New Roman" w:cs="Times New Roman"/>
          <w:lang w:val="en-US"/>
        </w:rPr>
      </w:pPr>
    </w:p>
    <w:p w14:paraId="5D7ED0D0" w14:textId="593BB893" w:rsidR="00BD0506" w:rsidRPr="00844042" w:rsidRDefault="00BD0506" w:rsidP="00BD0506">
      <w:pPr>
        <w:tabs>
          <w:tab w:val="left" w:pos="1172"/>
        </w:tabs>
        <w:rPr>
          <w:rFonts w:ascii="Times New Roman" w:hAnsi="Times New Roman" w:cs="Times New Roman"/>
          <w:lang w:val="en-US"/>
        </w:rPr>
      </w:pPr>
    </w:p>
    <w:p w14:paraId="68195E49" w14:textId="77777777" w:rsidR="00F6684E" w:rsidRPr="00844042" w:rsidRDefault="00F6684E" w:rsidP="00BD0506">
      <w:pPr>
        <w:tabs>
          <w:tab w:val="left" w:pos="1172"/>
        </w:tabs>
        <w:rPr>
          <w:rFonts w:ascii="Times New Roman" w:hAnsi="Times New Roman" w:cs="Times New Roman"/>
          <w:lang w:val="en-US"/>
        </w:rPr>
      </w:pPr>
    </w:p>
    <w:p w14:paraId="16224788" w14:textId="77777777" w:rsidR="00F6684E" w:rsidRPr="00844042" w:rsidRDefault="00F6684E" w:rsidP="00BD0506">
      <w:pPr>
        <w:tabs>
          <w:tab w:val="left" w:pos="1172"/>
        </w:tabs>
        <w:rPr>
          <w:rFonts w:ascii="Times New Roman" w:hAnsi="Times New Roman" w:cs="Times New Roman"/>
          <w:lang w:val="en-US"/>
        </w:rPr>
      </w:pPr>
    </w:p>
    <w:p w14:paraId="0A11F529" w14:textId="77777777" w:rsidR="00F6684E" w:rsidRPr="00844042" w:rsidRDefault="00F6684E" w:rsidP="00BD0506">
      <w:pPr>
        <w:tabs>
          <w:tab w:val="left" w:pos="1172"/>
        </w:tabs>
        <w:rPr>
          <w:rFonts w:ascii="Times New Roman" w:hAnsi="Times New Roman" w:cs="Times New Roman"/>
          <w:lang w:val="en-US"/>
        </w:rPr>
      </w:pPr>
    </w:p>
    <w:p w14:paraId="3439E973" w14:textId="77777777" w:rsidR="00F6684E" w:rsidRPr="00844042" w:rsidRDefault="00F6684E" w:rsidP="00BD0506">
      <w:pPr>
        <w:tabs>
          <w:tab w:val="left" w:pos="1172"/>
        </w:tabs>
        <w:rPr>
          <w:rFonts w:ascii="Times New Roman" w:hAnsi="Times New Roman" w:cs="Times New Roman"/>
          <w:lang w:val="en-US"/>
        </w:rPr>
      </w:pPr>
    </w:p>
    <w:p w14:paraId="0373EAAE" w14:textId="77777777" w:rsidR="00F6684E" w:rsidRPr="00844042" w:rsidRDefault="00F6684E" w:rsidP="00BD0506">
      <w:pPr>
        <w:tabs>
          <w:tab w:val="left" w:pos="1172"/>
        </w:tabs>
        <w:rPr>
          <w:rFonts w:ascii="Times New Roman" w:hAnsi="Times New Roman" w:cs="Times New Roman"/>
          <w:lang w:val="en-US"/>
        </w:rPr>
      </w:pPr>
    </w:p>
    <w:p w14:paraId="1AE1488A" w14:textId="77777777" w:rsidR="00F6684E" w:rsidRPr="00844042" w:rsidRDefault="00F6684E" w:rsidP="00BD0506">
      <w:pPr>
        <w:tabs>
          <w:tab w:val="left" w:pos="1172"/>
        </w:tabs>
        <w:rPr>
          <w:rFonts w:ascii="Times New Roman" w:hAnsi="Times New Roman" w:cs="Times New Roman"/>
          <w:lang w:val="en-US"/>
        </w:rPr>
      </w:pPr>
    </w:p>
    <w:p w14:paraId="145A01CE" w14:textId="77777777" w:rsidR="00F6684E" w:rsidRPr="00844042" w:rsidRDefault="00F6684E" w:rsidP="00BD0506">
      <w:pPr>
        <w:tabs>
          <w:tab w:val="left" w:pos="1172"/>
        </w:tabs>
        <w:rPr>
          <w:rFonts w:ascii="Times New Roman" w:hAnsi="Times New Roman" w:cs="Times New Roman"/>
          <w:lang w:val="en-US"/>
        </w:rPr>
      </w:pPr>
    </w:p>
    <w:p w14:paraId="20F77F98" w14:textId="77777777" w:rsidR="00F6684E" w:rsidRPr="00844042" w:rsidRDefault="00F6684E" w:rsidP="00BD0506">
      <w:pPr>
        <w:tabs>
          <w:tab w:val="left" w:pos="1172"/>
        </w:tabs>
        <w:rPr>
          <w:rFonts w:ascii="Times New Roman" w:hAnsi="Times New Roman" w:cs="Times New Roman"/>
          <w:lang w:val="en-US"/>
        </w:rPr>
      </w:pPr>
    </w:p>
    <w:p w14:paraId="1ADA1DB2" w14:textId="77777777" w:rsidR="00F6684E" w:rsidRPr="00844042" w:rsidRDefault="00F6684E" w:rsidP="00BD0506">
      <w:pPr>
        <w:tabs>
          <w:tab w:val="left" w:pos="1172"/>
        </w:tabs>
        <w:rPr>
          <w:rFonts w:ascii="Times New Roman" w:hAnsi="Times New Roman" w:cs="Times New Roman"/>
          <w:lang w:val="en-US"/>
        </w:rPr>
      </w:pPr>
    </w:p>
    <w:p w14:paraId="1294415F" w14:textId="77777777" w:rsidR="00F6684E" w:rsidRPr="00844042" w:rsidRDefault="00F6684E" w:rsidP="00BD0506">
      <w:pPr>
        <w:tabs>
          <w:tab w:val="left" w:pos="1172"/>
        </w:tabs>
        <w:rPr>
          <w:rFonts w:ascii="Times New Roman" w:hAnsi="Times New Roman" w:cs="Times New Roman"/>
          <w:lang w:val="en-US"/>
        </w:rPr>
      </w:pPr>
    </w:p>
    <w:p w14:paraId="7D46D2AA" w14:textId="77777777" w:rsidR="00F6684E" w:rsidRPr="00844042" w:rsidRDefault="00F6684E" w:rsidP="00BD0506">
      <w:pPr>
        <w:tabs>
          <w:tab w:val="left" w:pos="1172"/>
        </w:tabs>
        <w:rPr>
          <w:rFonts w:ascii="Times New Roman" w:hAnsi="Times New Roman" w:cs="Times New Roman"/>
          <w:lang w:val="en-US"/>
        </w:rPr>
      </w:pPr>
    </w:p>
    <w:p w14:paraId="5B1C0F20" w14:textId="77777777" w:rsidR="00BB36B0" w:rsidRPr="00844042" w:rsidRDefault="00BB36B0" w:rsidP="00F6684E">
      <w:pPr>
        <w:pStyle w:val="Caption"/>
        <w:rPr>
          <w:rFonts w:ascii="Times New Roman" w:hAnsi="Times New Roman" w:cs="Times New Roman"/>
          <w:lang w:val="en-US"/>
        </w:rPr>
      </w:pPr>
    </w:p>
    <w:p w14:paraId="0253C58F" w14:textId="77777777" w:rsidR="00BB36B0" w:rsidRPr="00844042" w:rsidRDefault="00BB36B0" w:rsidP="00F6684E">
      <w:pPr>
        <w:pStyle w:val="Caption"/>
        <w:rPr>
          <w:rFonts w:ascii="Times New Roman" w:hAnsi="Times New Roman" w:cs="Times New Roman"/>
          <w:lang w:val="en-US"/>
        </w:rPr>
      </w:pPr>
    </w:p>
    <w:p w14:paraId="0AE00C25" w14:textId="3CE50BFE" w:rsidR="00F6684E" w:rsidRPr="00844042" w:rsidRDefault="00F6684E" w:rsidP="00F6684E">
      <w:pPr>
        <w:pStyle w:val="Caption"/>
        <w:rPr>
          <w:rFonts w:ascii="Times New Roman" w:hAnsi="Times New Roman" w:cs="Times New Roman"/>
          <w:sz w:val="28"/>
          <w:szCs w:val="28"/>
          <w:lang w:val="en-US"/>
        </w:rPr>
      </w:pPr>
      <w:bookmarkStart w:id="48" w:name="_Toc219055028"/>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9</w:t>
      </w:r>
      <w:r w:rsidRPr="00844042">
        <w:rPr>
          <w:rFonts w:ascii="Times New Roman" w:hAnsi="Times New Roman" w:cs="Times New Roman"/>
        </w:rPr>
        <w:fldChar w:fldCharType="end"/>
      </w:r>
      <w:r w:rsidRPr="00844042">
        <w:rPr>
          <w:rFonts w:ascii="Times New Roman" w:hAnsi="Times New Roman" w:cs="Times New Roman"/>
          <w:lang w:val="en-US"/>
        </w:rPr>
        <w:t xml:space="preserve"> Default Dashboard</w:t>
      </w:r>
      <w:bookmarkEnd w:id="48"/>
    </w:p>
    <w:p w14:paraId="7D62FEDE" w14:textId="77777777" w:rsidR="00E862F6" w:rsidRPr="00844042" w:rsidRDefault="00E862F6">
      <w:pPr>
        <w:rPr>
          <w:rFonts w:ascii="Times New Roman" w:hAnsi="Times New Roman" w:cs="Times New Roman"/>
          <w:lang w:val="en-US"/>
        </w:rPr>
      </w:pPr>
      <w:r w:rsidRPr="00844042">
        <w:rPr>
          <w:rFonts w:ascii="Times New Roman" w:hAnsi="Times New Roman" w:cs="Times New Roman"/>
          <w:lang w:val="en-US"/>
        </w:rPr>
        <w:br w:type="page"/>
      </w:r>
    </w:p>
    <w:p w14:paraId="1AD07382" w14:textId="5465259D" w:rsidR="00F6684E" w:rsidRPr="00844042" w:rsidRDefault="00932EFC" w:rsidP="00BD0506">
      <w:pPr>
        <w:tabs>
          <w:tab w:val="left" w:pos="1172"/>
        </w:tabs>
        <w:rPr>
          <w:rFonts w:ascii="Times New Roman" w:hAnsi="Times New Roman" w:cs="Times New Roman"/>
          <w:sz w:val="28"/>
          <w:szCs w:val="28"/>
          <w:lang w:val="en-US"/>
        </w:rPr>
      </w:pPr>
      <w:r w:rsidRPr="00844042">
        <w:rPr>
          <w:rFonts w:ascii="Times New Roman" w:hAnsi="Times New Roman" w:cs="Times New Roman"/>
          <w:b/>
          <w:bCs/>
          <w:sz w:val="28"/>
          <w:szCs w:val="28"/>
          <w:lang w:val="en-US"/>
        </w:rPr>
        <w:lastRenderedPageBreak/>
        <w:t>Updating Store Details</w:t>
      </w:r>
      <w:r w:rsidR="00B71FF7" w:rsidRPr="00844042">
        <w:rPr>
          <w:rFonts w:ascii="Times New Roman" w:hAnsi="Times New Roman" w:cs="Times New Roman"/>
          <w:b/>
          <w:bCs/>
          <w:sz w:val="28"/>
          <w:szCs w:val="28"/>
          <w:lang w:val="en-US"/>
        </w:rPr>
        <w:t xml:space="preserve">: </w:t>
      </w:r>
      <w:r w:rsidR="00B71FF7" w:rsidRPr="00844042">
        <w:rPr>
          <w:rFonts w:ascii="Times New Roman" w:hAnsi="Times New Roman" w:cs="Times New Roman"/>
          <w:sz w:val="28"/>
          <w:szCs w:val="28"/>
          <w:lang w:val="en-US"/>
        </w:rPr>
        <w:t>The system prompts for basic store details to be used in reports.</w:t>
      </w:r>
    </w:p>
    <w:p w14:paraId="5D0719BE" w14:textId="77777777" w:rsidR="00FC1CD5" w:rsidRPr="00844042" w:rsidRDefault="00B71FF7" w:rsidP="00FC1CD5">
      <w:pPr>
        <w:keepNext/>
        <w:tabs>
          <w:tab w:val="left" w:pos="1172"/>
        </w:tabs>
        <w:rPr>
          <w:rFonts w:ascii="Times New Roman" w:hAnsi="Times New Roman" w:cs="Times New Roman"/>
        </w:rPr>
      </w:pPr>
      <w:r w:rsidRPr="00844042">
        <w:rPr>
          <w:rFonts w:ascii="Times New Roman" w:hAnsi="Times New Roman" w:cs="Times New Roman"/>
          <w:noProof/>
          <w:sz w:val="28"/>
          <w:szCs w:val="28"/>
          <w:lang w:val="en-US"/>
        </w:rPr>
        <w:drawing>
          <wp:inline distT="0" distB="0" distL="0" distR="0" wp14:anchorId="79E21934" wp14:editId="677C5A9B">
            <wp:extent cx="5731510" cy="5337175"/>
            <wp:effectExtent l="0" t="0" r="2540" b="0"/>
            <wp:docPr id="110014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40767" name=""/>
                    <pic:cNvPicPr/>
                  </pic:nvPicPr>
                  <pic:blipFill>
                    <a:blip r:embed="rId27"/>
                    <a:stretch>
                      <a:fillRect/>
                    </a:stretch>
                  </pic:blipFill>
                  <pic:spPr>
                    <a:xfrm>
                      <a:off x="0" y="0"/>
                      <a:ext cx="5731510" cy="5337175"/>
                    </a:xfrm>
                    <a:prstGeom prst="rect">
                      <a:avLst/>
                    </a:prstGeom>
                  </pic:spPr>
                </pic:pic>
              </a:graphicData>
            </a:graphic>
          </wp:inline>
        </w:drawing>
      </w:r>
    </w:p>
    <w:p w14:paraId="6C907FCE" w14:textId="1B01EF8C" w:rsidR="00B71FF7" w:rsidRPr="00844042" w:rsidRDefault="00FC1CD5" w:rsidP="00FC1CD5">
      <w:pPr>
        <w:pStyle w:val="Caption"/>
        <w:rPr>
          <w:rFonts w:ascii="Times New Roman" w:hAnsi="Times New Roman" w:cs="Times New Roman"/>
        </w:rPr>
      </w:pPr>
      <w:bookmarkStart w:id="49" w:name="_Toc219055029"/>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10</w:t>
      </w:r>
      <w:r w:rsidRPr="00844042">
        <w:rPr>
          <w:rFonts w:ascii="Times New Roman" w:hAnsi="Times New Roman" w:cs="Times New Roman"/>
        </w:rPr>
        <w:fldChar w:fldCharType="end"/>
      </w:r>
      <w:r w:rsidRPr="00844042">
        <w:rPr>
          <w:rFonts w:ascii="Times New Roman" w:hAnsi="Times New Roman" w:cs="Times New Roman"/>
          <w:lang w:val="en-US"/>
        </w:rPr>
        <w:t xml:space="preserve"> Updating Shop Details</w:t>
      </w:r>
      <w:bookmarkEnd w:id="49"/>
    </w:p>
    <w:p w14:paraId="735D40E2" w14:textId="2FD74C6C" w:rsidR="00BF0708" w:rsidRPr="00844042" w:rsidRDefault="00BF0708" w:rsidP="00BF0708">
      <w:pPr>
        <w:rPr>
          <w:rFonts w:ascii="Times New Roman" w:hAnsi="Times New Roman" w:cs="Times New Roman"/>
          <w:lang w:val="en-US"/>
        </w:rPr>
      </w:pPr>
    </w:p>
    <w:p w14:paraId="719B85C0" w14:textId="77777777" w:rsidR="00BF0708" w:rsidRPr="00844042" w:rsidRDefault="00BF0708">
      <w:pPr>
        <w:rPr>
          <w:rFonts w:ascii="Times New Roman" w:hAnsi="Times New Roman" w:cs="Times New Roman"/>
          <w:lang w:val="en-US"/>
        </w:rPr>
      </w:pPr>
      <w:r w:rsidRPr="00844042">
        <w:rPr>
          <w:rFonts w:ascii="Times New Roman" w:hAnsi="Times New Roman" w:cs="Times New Roman"/>
          <w:lang w:val="en-US"/>
        </w:rPr>
        <w:br w:type="page"/>
      </w:r>
    </w:p>
    <w:p w14:paraId="3CFF7925" w14:textId="145017A0" w:rsidR="00BF0708" w:rsidRPr="00844042" w:rsidRDefault="0040393B" w:rsidP="00BF0708">
      <w:pPr>
        <w:rPr>
          <w:rFonts w:ascii="Times New Roman" w:hAnsi="Times New Roman" w:cs="Times New Roman"/>
          <w:sz w:val="28"/>
          <w:szCs w:val="28"/>
          <w:lang w:val="en-US"/>
        </w:rPr>
      </w:pPr>
      <w:r w:rsidRPr="00844042">
        <w:rPr>
          <w:rFonts w:ascii="Times New Roman" w:hAnsi="Times New Roman" w:cs="Times New Roman"/>
          <w:noProof/>
        </w:rPr>
        <w:lastRenderedPageBreak/>
        <mc:AlternateContent>
          <mc:Choice Requires="wps">
            <w:drawing>
              <wp:anchor distT="0" distB="0" distL="114300" distR="114300" simplePos="0" relativeHeight="251658243" behindDoc="0" locked="0" layoutInCell="1" allowOverlap="1" wp14:anchorId="5FA70DFE" wp14:editId="19A4DCFF">
                <wp:simplePos x="0" y="0"/>
                <wp:positionH relativeFrom="column">
                  <wp:posOffset>1104900</wp:posOffset>
                </wp:positionH>
                <wp:positionV relativeFrom="paragraph">
                  <wp:posOffset>7182485</wp:posOffset>
                </wp:positionV>
                <wp:extent cx="3390900" cy="635"/>
                <wp:effectExtent l="0" t="0" r="0" b="0"/>
                <wp:wrapTopAndBottom/>
                <wp:docPr id="1329407064" name="Text Box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04958AA9" w14:textId="06B2D87B" w:rsidR="0040393B" w:rsidRPr="009C5637" w:rsidRDefault="0040393B" w:rsidP="0040393B">
                            <w:pPr>
                              <w:pStyle w:val="Caption"/>
                              <w:rPr>
                                <w:rFonts w:ascii="Times New Roman" w:hAnsi="Times New Roman" w:cs="Times New Roman"/>
                                <w:sz w:val="28"/>
                                <w:szCs w:val="28"/>
                                <w:lang w:val="en-US"/>
                              </w:rPr>
                            </w:pPr>
                            <w:bookmarkStart w:id="50" w:name="_Toc219055030"/>
                            <w:r>
                              <w:t xml:space="preserve">Figure </w:t>
                            </w:r>
                            <w:fldSimple w:instr=" SEQ Figure \* ARABIC ">
                              <w:r w:rsidR="00B86A0C">
                                <w:rPr>
                                  <w:noProof/>
                                </w:rPr>
                                <w:t>11</w:t>
                              </w:r>
                            </w:fldSimple>
                            <w:r>
                              <w:rPr>
                                <w:lang w:val="en-US"/>
                              </w:rPr>
                              <w:t xml:space="preserve"> Dashboard After a Successful Shop Details Update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70DFE" id="Text Box 1" o:spid="_x0000_s1031" type="#_x0000_t202" style="position:absolute;margin-left:87pt;margin-top:565.55pt;width:267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" stroked="f">
                <v:textbox style="mso-fit-shape-to-text:t" inset="0,0,0,0">
                  <w:txbxContent>
                    <w:p w14:paraId="04958AA9" w14:textId="06B2D87B" w:rsidR="0040393B" w:rsidRPr="009C5637" w:rsidRDefault="0040393B" w:rsidP="0040393B">
                      <w:pPr>
                        <w:pStyle w:val="Caption"/>
                        <w:rPr>
                          <w:rFonts w:ascii="Times New Roman" w:hAnsi="Times New Roman" w:cs="Times New Roman"/>
                          <w:sz w:val="28"/>
                          <w:szCs w:val="28"/>
                          <w:lang w:val="en-US"/>
                        </w:rPr>
                      </w:pPr>
                      <w:bookmarkStart w:id="51" w:name="_Toc219055030"/>
                      <w:r>
                        <w:t xml:space="preserve">Figure </w:t>
                      </w:r>
                      <w:fldSimple w:instr=" SEQ Figure \* ARABIC ">
                        <w:r w:rsidR="00B86A0C">
                          <w:rPr>
                            <w:noProof/>
                          </w:rPr>
                          <w:t>11</w:t>
                        </w:r>
                      </w:fldSimple>
                      <w:r>
                        <w:rPr>
                          <w:lang w:val="en-US"/>
                        </w:rPr>
                        <w:t xml:space="preserve"> Dashboard After a Successful Shop Details Update</w:t>
                      </w:r>
                      <w:bookmarkEnd w:id="51"/>
                    </w:p>
                  </w:txbxContent>
                </v:textbox>
                <w10:wrap type="topAndBottom"/>
              </v:shape>
            </w:pict>
          </mc:Fallback>
        </mc:AlternateContent>
      </w:r>
      <w:r w:rsidR="002673DD" w:rsidRPr="00844042">
        <w:rPr>
          <w:rFonts w:ascii="Times New Roman" w:hAnsi="Times New Roman" w:cs="Times New Roman"/>
          <w:noProof/>
          <w:sz w:val="28"/>
          <w:szCs w:val="28"/>
          <w:lang w:val="en-US"/>
        </w:rPr>
        <w:drawing>
          <wp:anchor distT="0" distB="0" distL="114300" distR="114300" simplePos="0" relativeHeight="251658242" behindDoc="0" locked="0" layoutInCell="1" allowOverlap="1" wp14:anchorId="779D6CB4" wp14:editId="12E12C6E">
            <wp:simplePos x="0" y="0"/>
            <wp:positionH relativeFrom="column">
              <wp:posOffset>1104900</wp:posOffset>
            </wp:positionH>
            <wp:positionV relativeFrom="paragraph">
              <wp:posOffset>590550</wp:posOffset>
            </wp:positionV>
            <wp:extent cx="3391373" cy="6535062"/>
            <wp:effectExtent l="0" t="0" r="0" b="0"/>
            <wp:wrapTopAndBottom/>
            <wp:docPr id="88413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32751" name=""/>
                    <pic:cNvPicPr/>
                  </pic:nvPicPr>
                  <pic:blipFill>
                    <a:blip r:embed="rId28">
                      <a:extLst>
                        <a:ext uri="{28A0092B-C50C-407E-A947-70E740481C1C}">
                          <a14:useLocalDpi xmlns:a14="http://schemas.microsoft.com/office/drawing/2010/main" val="0"/>
                        </a:ext>
                      </a:extLst>
                    </a:blip>
                    <a:stretch>
                      <a:fillRect/>
                    </a:stretch>
                  </pic:blipFill>
                  <pic:spPr>
                    <a:xfrm>
                      <a:off x="0" y="0"/>
                      <a:ext cx="3391373" cy="6535062"/>
                    </a:xfrm>
                    <a:prstGeom prst="rect">
                      <a:avLst/>
                    </a:prstGeom>
                  </pic:spPr>
                </pic:pic>
              </a:graphicData>
            </a:graphic>
          </wp:anchor>
        </w:drawing>
      </w:r>
      <w:r w:rsidR="0061385C" w:rsidRPr="00844042">
        <w:rPr>
          <w:rFonts w:ascii="Times New Roman" w:hAnsi="Times New Roman" w:cs="Times New Roman"/>
          <w:b/>
          <w:bCs/>
          <w:sz w:val="28"/>
          <w:szCs w:val="28"/>
          <w:lang w:val="en-US"/>
        </w:rPr>
        <w:t xml:space="preserve">Dashboard After a Successful Shop Update: </w:t>
      </w:r>
      <w:r w:rsidR="0061385C" w:rsidRPr="00844042">
        <w:rPr>
          <w:rFonts w:ascii="Times New Roman" w:hAnsi="Times New Roman" w:cs="Times New Roman"/>
          <w:sz w:val="28"/>
          <w:szCs w:val="28"/>
          <w:lang w:val="en-US"/>
        </w:rPr>
        <w:t xml:space="preserve">The basic functionalities are now available; </w:t>
      </w:r>
      <w:r w:rsidR="002673DD" w:rsidRPr="00844042">
        <w:rPr>
          <w:rFonts w:ascii="Times New Roman" w:hAnsi="Times New Roman" w:cs="Times New Roman"/>
          <w:sz w:val="28"/>
          <w:szCs w:val="28"/>
          <w:lang w:val="en-US"/>
        </w:rPr>
        <w:t>adding bikes and monitoring sessions:</w:t>
      </w:r>
    </w:p>
    <w:p w14:paraId="094F31B9" w14:textId="37BB7E8C" w:rsidR="00807F91" w:rsidRPr="00844042" w:rsidRDefault="00807F91" w:rsidP="00BF0708">
      <w:pPr>
        <w:rPr>
          <w:rFonts w:ascii="Times New Roman" w:hAnsi="Times New Roman" w:cs="Times New Roman"/>
          <w:sz w:val="28"/>
          <w:szCs w:val="28"/>
          <w:lang w:val="en-US"/>
        </w:rPr>
      </w:pPr>
    </w:p>
    <w:p w14:paraId="2EF28B6A" w14:textId="77777777" w:rsidR="00807F91" w:rsidRPr="00844042" w:rsidRDefault="00807F91">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1CD8798B" w14:textId="3C9F9ACF" w:rsidR="002673DD" w:rsidRPr="00844042" w:rsidRDefault="002E411E" w:rsidP="00BF0708">
      <w:pPr>
        <w:rPr>
          <w:rFonts w:ascii="Times New Roman" w:hAnsi="Times New Roman" w:cs="Times New Roman"/>
          <w:sz w:val="28"/>
          <w:szCs w:val="28"/>
          <w:lang w:val="en-US"/>
        </w:rPr>
      </w:pPr>
      <w:r w:rsidRPr="00844042">
        <w:rPr>
          <w:rFonts w:ascii="Times New Roman" w:hAnsi="Times New Roman" w:cs="Times New Roman"/>
          <w:noProof/>
        </w:rPr>
        <w:lastRenderedPageBreak/>
        <mc:AlternateContent>
          <mc:Choice Requires="wps">
            <w:drawing>
              <wp:anchor distT="0" distB="0" distL="114300" distR="114300" simplePos="0" relativeHeight="251658245" behindDoc="0" locked="0" layoutInCell="1" allowOverlap="1" wp14:anchorId="09937E69" wp14:editId="743EEE1C">
                <wp:simplePos x="0" y="0"/>
                <wp:positionH relativeFrom="column">
                  <wp:posOffset>817880</wp:posOffset>
                </wp:positionH>
                <wp:positionV relativeFrom="paragraph">
                  <wp:posOffset>7440930</wp:posOffset>
                </wp:positionV>
                <wp:extent cx="4095750" cy="635"/>
                <wp:effectExtent l="0" t="0" r="0" b="0"/>
                <wp:wrapTopAndBottom/>
                <wp:docPr id="583303314" name="Text Box 1"/>
                <wp:cNvGraphicFramePr/>
                <a:graphic xmlns:a="http://schemas.openxmlformats.org/drawingml/2006/main">
                  <a:graphicData uri="http://schemas.microsoft.com/office/word/2010/wordprocessingShape">
                    <wps:wsp>
                      <wps:cNvSpPr txBox="1"/>
                      <wps:spPr>
                        <a:xfrm>
                          <a:off x="0" y="0"/>
                          <a:ext cx="4095750" cy="635"/>
                        </a:xfrm>
                        <a:prstGeom prst="rect">
                          <a:avLst/>
                        </a:prstGeom>
                        <a:solidFill>
                          <a:prstClr val="white"/>
                        </a:solidFill>
                        <a:ln>
                          <a:noFill/>
                        </a:ln>
                      </wps:spPr>
                      <wps:txbx>
                        <w:txbxContent>
                          <w:p w14:paraId="1902B3D3" w14:textId="4483285F" w:rsidR="002E411E" w:rsidRPr="009667E8" w:rsidRDefault="002E411E" w:rsidP="002E411E">
                            <w:pPr>
                              <w:pStyle w:val="Caption"/>
                              <w:rPr>
                                <w:rFonts w:ascii="Times New Roman" w:hAnsi="Times New Roman" w:cs="Times New Roman"/>
                                <w:sz w:val="28"/>
                                <w:szCs w:val="28"/>
                                <w:lang w:val="en-US"/>
                              </w:rPr>
                            </w:pPr>
                            <w:bookmarkStart w:id="52" w:name="_Toc219055031"/>
                            <w:r>
                              <w:t xml:space="preserve">Figure </w:t>
                            </w:r>
                            <w:fldSimple w:instr=" SEQ Figure \* ARABIC ">
                              <w:r w:rsidR="00B86A0C">
                                <w:rPr>
                                  <w:noProof/>
                                </w:rPr>
                                <w:t>12</w:t>
                              </w:r>
                            </w:fldSimple>
                            <w:r>
                              <w:rPr>
                                <w:lang w:val="en-US"/>
                              </w:rPr>
                              <w:t xml:space="preserve"> Bike Management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37E69" id="_x0000_s1032" type="#_x0000_t202" style="position:absolute;margin-left:64.4pt;margin-top:585.9pt;width:322.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MdGg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4P40+zjzMKSYrdvJ/F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" stroked="f">
                <v:textbox style="mso-fit-shape-to-text:t" inset="0,0,0,0">
                  <w:txbxContent>
                    <w:p w14:paraId="1902B3D3" w14:textId="4483285F" w:rsidR="002E411E" w:rsidRPr="009667E8" w:rsidRDefault="002E411E" w:rsidP="002E411E">
                      <w:pPr>
                        <w:pStyle w:val="Caption"/>
                        <w:rPr>
                          <w:rFonts w:ascii="Times New Roman" w:hAnsi="Times New Roman" w:cs="Times New Roman"/>
                          <w:sz w:val="28"/>
                          <w:szCs w:val="28"/>
                          <w:lang w:val="en-US"/>
                        </w:rPr>
                      </w:pPr>
                      <w:bookmarkStart w:id="53" w:name="_Toc219055031"/>
                      <w:r>
                        <w:t xml:space="preserve">Figure </w:t>
                      </w:r>
                      <w:fldSimple w:instr=" SEQ Figure \* ARABIC ">
                        <w:r w:rsidR="00B86A0C">
                          <w:rPr>
                            <w:noProof/>
                          </w:rPr>
                          <w:t>12</w:t>
                        </w:r>
                      </w:fldSimple>
                      <w:r>
                        <w:rPr>
                          <w:lang w:val="en-US"/>
                        </w:rPr>
                        <w:t xml:space="preserve"> Bike Management</w:t>
                      </w:r>
                      <w:bookmarkEnd w:id="53"/>
                    </w:p>
                  </w:txbxContent>
                </v:textbox>
                <w10:wrap type="topAndBottom"/>
              </v:shape>
            </w:pict>
          </mc:Fallback>
        </mc:AlternateContent>
      </w:r>
      <w:r w:rsidR="00807F91" w:rsidRPr="00844042">
        <w:rPr>
          <w:rFonts w:ascii="Times New Roman" w:hAnsi="Times New Roman" w:cs="Times New Roman"/>
          <w:noProof/>
          <w:sz w:val="28"/>
          <w:szCs w:val="28"/>
          <w:lang w:val="en-US"/>
        </w:rPr>
        <w:drawing>
          <wp:anchor distT="0" distB="0" distL="114300" distR="114300" simplePos="0" relativeHeight="251658244" behindDoc="0" locked="0" layoutInCell="1" allowOverlap="1" wp14:anchorId="7AEEAD20" wp14:editId="37FC860D">
            <wp:simplePos x="0" y="0"/>
            <wp:positionH relativeFrom="margin">
              <wp:align>center</wp:align>
            </wp:positionH>
            <wp:positionV relativeFrom="paragraph">
              <wp:posOffset>569595</wp:posOffset>
            </wp:positionV>
            <wp:extent cx="4096322" cy="6811326"/>
            <wp:effectExtent l="0" t="0" r="0" b="8890"/>
            <wp:wrapTopAndBottom/>
            <wp:docPr id="204463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34641" name=""/>
                    <pic:cNvPicPr/>
                  </pic:nvPicPr>
                  <pic:blipFill>
                    <a:blip r:embed="rId29">
                      <a:extLst>
                        <a:ext uri="{28A0092B-C50C-407E-A947-70E740481C1C}">
                          <a14:useLocalDpi xmlns:a14="http://schemas.microsoft.com/office/drawing/2010/main" val="0"/>
                        </a:ext>
                      </a:extLst>
                    </a:blip>
                    <a:stretch>
                      <a:fillRect/>
                    </a:stretch>
                  </pic:blipFill>
                  <pic:spPr>
                    <a:xfrm>
                      <a:off x="0" y="0"/>
                      <a:ext cx="4096322" cy="6811326"/>
                    </a:xfrm>
                    <a:prstGeom prst="rect">
                      <a:avLst/>
                    </a:prstGeom>
                  </pic:spPr>
                </pic:pic>
              </a:graphicData>
            </a:graphic>
            <wp14:sizeRelH relativeFrom="margin">
              <wp14:pctWidth>0</wp14:pctWidth>
            </wp14:sizeRelH>
            <wp14:sizeRelV relativeFrom="margin">
              <wp14:pctHeight>0</wp14:pctHeight>
            </wp14:sizeRelV>
          </wp:anchor>
        </w:drawing>
      </w:r>
      <w:r w:rsidR="00807F91" w:rsidRPr="00844042">
        <w:rPr>
          <w:rFonts w:ascii="Times New Roman" w:hAnsi="Times New Roman" w:cs="Times New Roman"/>
          <w:b/>
          <w:bCs/>
          <w:sz w:val="28"/>
          <w:szCs w:val="28"/>
          <w:lang w:val="en-US"/>
        </w:rPr>
        <w:t xml:space="preserve">Manage Bikes: </w:t>
      </w:r>
      <w:r w:rsidR="00807F91" w:rsidRPr="00844042">
        <w:rPr>
          <w:rFonts w:ascii="Times New Roman" w:hAnsi="Times New Roman" w:cs="Times New Roman"/>
          <w:sz w:val="28"/>
          <w:szCs w:val="28"/>
          <w:lang w:val="en-US"/>
        </w:rPr>
        <w:t>The operator can add new bikes, delete some, etc. Existing bikes can be edited too.</w:t>
      </w:r>
    </w:p>
    <w:p w14:paraId="10E4A153" w14:textId="3AA8C2E0" w:rsidR="00807F91" w:rsidRPr="00844042" w:rsidRDefault="00807F91" w:rsidP="00BF0708">
      <w:pPr>
        <w:rPr>
          <w:rFonts w:ascii="Times New Roman" w:hAnsi="Times New Roman" w:cs="Times New Roman"/>
          <w:sz w:val="28"/>
          <w:szCs w:val="28"/>
          <w:lang w:val="en-US"/>
        </w:rPr>
      </w:pPr>
    </w:p>
    <w:p w14:paraId="3E99B045" w14:textId="77777777" w:rsidR="009530B6" w:rsidRPr="00844042" w:rsidRDefault="009530B6" w:rsidP="009530B6">
      <w:pPr>
        <w:keepNext/>
        <w:rPr>
          <w:rFonts w:ascii="Times New Roman" w:hAnsi="Times New Roman" w:cs="Times New Roman"/>
          <w:lang w:val="en-US"/>
        </w:rPr>
      </w:pPr>
      <w:r w:rsidRPr="00844042">
        <w:rPr>
          <w:rFonts w:ascii="Times New Roman" w:hAnsi="Times New Roman" w:cs="Times New Roman"/>
          <w:noProof/>
          <w:sz w:val="28"/>
          <w:szCs w:val="28"/>
          <w:lang w:val="en-US"/>
        </w:rPr>
        <w:lastRenderedPageBreak/>
        <w:drawing>
          <wp:anchor distT="0" distB="0" distL="114300" distR="114300" simplePos="0" relativeHeight="251658246" behindDoc="0" locked="0" layoutInCell="1" allowOverlap="1" wp14:anchorId="3FAB8BAB" wp14:editId="6BF5EEA0">
            <wp:simplePos x="0" y="0"/>
            <wp:positionH relativeFrom="column">
              <wp:posOffset>238125</wp:posOffset>
            </wp:positionH>
            <wp:positionV relativeFrom="paragraph">
              <wp:posOffset>0</wp:posOffset>
            </wp:positionV>
            <wp:extent cx="5731510" cy="3672205"/>
            <wp:effectExtent l="0" t="0" r="2540" b="4445"/>
            <wp:wrapTopAndBottom/>
            <wp:docPr id="86721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6156"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3672205"/>
                    </a:xfrm>
                    <a:prstGeom prst="rect">
                      <a:avLst/>
                    </a:prstGeom>
                  </pic:spPr>
                </pic:pic>
              </a:graphicData>
            </a:graphic>
          </wp:anchor>
        </w:drawing>
      </w:r>
    </w:p>
    <w:p w14:paraId="3BF2F8AA" w14:textId="62716D92" w:rsidR="007A4547" w:rsidRPr="00844042" w:rsidRDefault="009530B6" w:rsidP="009530B6">
      <w:pPr>
        <w:pStyle w:val="Caption"/>
        <w:rPr>
          <w:rFonts w:ascii="Times New Roman" w:hAnsi="Times New Roman" w:cs="Times New Roman"/>
        </w:rPr>
      </w:pPr>
      <w:bookmarkStart w:id="54" w:name="_Toc219055032"/>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13</w:t>
      </w:r>
      <w:r w:rsidRPr="00844042">
        <w:rPr>
          <w:rFonts w:ascii="Times New Roman" w:hAnsi="Times New Roman" w:cs="Times New Roman"/>
        </w:rPr>
        <w:fldChar w:fldCharType="end"/>
      </w:r>
      <w:r w:rsidRPr="00844042">
        <w:rPr>
          <w:rFonts w:ascii="Times New Roman" w:hAnsi="Times New Roman" w:cs="Times New Roman"/>
          <w:lang w:val="en-US"/>
        </w:rPr>
        <w:t xml:space="preserve"> Sample Registered Bike</w:t>
      </w:r>
      <w:bookmarkEnd w:id="54"/>
    </w:p>
    <w:p w14:paraId="3E63AD1B" w14:textId="77777777" w:rsidR="0032176E" w:rsidRPr="00844042" w:rsidRDefault="0032176E" w:rsidP="0032176E">
      <w:pPr>
        <w:rPr>
          <w:rFonts w:ascii="Times New Roman" w:hAnsi="Times New Roman" w:cs="Times New Roman"/>
          <w:i/>
          <w:iCs/>
          <w:color w:val="0E2841" w:themeColor="text2"/>
          <w:sz w:val="18"/>
          <w:szCs w:val="18"/>
          <w:lang w:val="en-US"/>
        </w:rPr>
      </w:pPr>
    </w:p>
    <w:p w14:paraId="17AA5ED5" w14:textId="020F7EC6" w:rsidR="00D302C4" w:rsidRPr="00844042" w:rsidRDefault="0032176E" w:rsidP="0032176E">
      <w:pP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 xml:space="preserve">This is a sample registered bike. </w:t>
      </w:r>
      <w:r w:rsidR="00B600DC" w:rsidRPr="00844042">
        <w:rPr>
          <w:rFonts w:ascii="Times New Roman" w:hAnsi="Times New Roman" w:cs="Times New Roman"/>
          <w:b/>
          <w:bCs/>
          <w:sz w:val="28"/>
          <w:szCs w:val="28"/>
          <w:lang w:val="en-US"/>
        </w:rPr>
        <w:t xml:space="preserve">The operator can add its picture and RPM (Rate Per Minute). RPM refers to </w:t>
      </w:r>
      <w:r w:rsidR="00795567" w:rsidRPr="00844042">
        <w:rPr>
          <w:rFonts w:ascii="Times New Roman" w:hAnsi="Times New Roman" w:cs="Times New Roman"/>
          <w:b/>
          <w:bCs/>
          <w:sz w:val="28"/>
          <w:szCs w:val="28"/>
          <w:lang w:val="en-US"/>
        </w:rPr>
        <w:t>the charge per minute. A unique six-character code is generated to represent the bike.</w:t>
      </w:r>
      <w:r w:rsidR="006E1513" w:rsidRPr="00844042">
        <w:rPr>
          <w:rFonts w:ascii="Times New Roman" w:hAnsi="Times New Roman" w:cs="Times New Roman"/>
          <w:b/>
          <w:bCs/>
          <w:sz w:val="28"/>
          <w:szCs w:val="28"/>
          <w:lang w:val="en-US"/>
        </w:rPr>
        <w:t xml:space="preserve"> This code is printed on a sticker and embedded on the bike for reference and tracking purposes.</w:t>
      </w:r>
    </w:p>
    <w:p w14:paraId="277F1D17" w14:textId="77777777" w:rsidR="00D302C4" w:rsidRPr="00844042" w:rsidRDefault="00D302C4">
      <w:pP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br w:type="page"/>
      </w:r>
    </w:p>
    <w:p w14:paraId="36C36BE8" w14:textId="338CAEB9" w:rsidR="0032176E" w:rsidRPr="00844042" w:rsidRDefault="00BC7456" w:rsidP="0032176E">
      <w:pPr>
        <w:rPr>
          <w:rFonts w:ascii="Times New Roman" w:hAnsi="Times New Roman" w:cs="Times New Roman"/>
          <w:sz w:val="28"/>
          <w:szCs w:val="28"/>
          <w:lang w:val="en-US"/>
        </w:rPr>
      </w:pPr>
      <w:r w:rsidRPr="00844042">
        <w:rPr>
          <w:rFonts w:ascii="Times New Roman" w:hAnsi="Times New Roman" w:cs="Times New Roman"/>
          <w:noProof/>
        </w:rPr>
        <w:lastRenderedPageBreak/>
        <mc:AlternateContent>
          <mc:Choice Requires="wps">
            <w:drawing>
              <wp:anchor distT="0" distB="0" distL="114300" distR="114300" simplePos="0" relativeHeight="251658248" behindDoc="0" locked="0" layoutInCell="1" allowOverlap="1" wp14:anchorId="74A9C2D3" wp14:editId="7B8C8715">
                <wp:simplePos x="0" y="0"/>
                <wp:positionH relativeFrom="margin">
                  <wp:align>center</wp:align>
                </wp:positionH>
                <wp:positionV relativeFrom="paragraph">
                  <wp:posOffset>5467350</wp:posOffset>
                </wp:positionV>
                <wp:extent cx="1762125" cy="635"/>
                <wp:effectExtent l="0" t="0" r="9525" b="0"/>
                <wp:wrapTopAndBottom/>
                <wp:docPr id="1723960523" name="Text Box 1"/>
                <wp:cNvGraphicFramePr/>
                <a:graphic xmlns:a="http://schemas.openxmlformats.org/drawingml/2006/main">
                  <a:graphicData uri="http://schemas.microsoft.com/office/word/2010/wordprocessingShape">
                    <wps:wsp>
                      <wps:cNvSpPr txBox="1"/>
                      <wps:spPr>
                        <a:xfrm>
                          <a:off x="0" y="0"/>
                          <a:ext cx="1762125" cy="635"/>
                        </a:xfrm>
                        <a:prstGeom prst="rect">
                          <a:avLst/>
                        </a:prstGeom>
                        <a:noFill/>
                        <a:ln>
                          <a:noFill/>
                        </a:ln>
                      </wps:spPr>
                      <wps:txbx>
                        <w:txbxContent>
                          <w:p w14:paraId="1FCF9620" w14:textId="6E146A41" w:rsidR="00364A36" w:rsidRPr="00F81849" w:rsidRDefault="00364A36" w:rsidP="00BC7456">
                            <w:pPr>
                              <w:pStyle w:val="Caption"/>
                              <w:jc w:val="center"/>
                              <w:rPr>
                                <w:rFonts w:ascii="Times New Roman" w:hAnsi="Times New Roman" w:cs="Times New Roman"/>
                                <w:sz w:val="28"/>
                                <w:szCs w:val="28"/>
                                <w:lang w:val="en-US"/>
                              </w:rPr>
                            </w:pPr>
                            <w:bookmarkStart w:id="55" w:name="_Toc219055033"/>
                            <w:r>
                              <w:t xml:space="preserve">Figure </w:t>
                            </w:r>
                            <w:fldSimple w:instr=" SEQ Figure \* ARABIC ">
                              <w:r w:rsidR="00B86A0C">
                                <w:rPr>
                                  <w:noProof/>
                                </w:rPr>
                                <w:t>14</w:t>
                              </w:r>
                            </w:fldSimple>
                            <w:r>
                              <w:rPr>
                                <w:lang w:val="en-US"/>
                              </w:rPr>
                              <w:t xml:space="preserve"> Session Creation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A9C2D3" id="_x0000_s1033" type="#_x0000_t202" style="position:absolute;margin-left:0;margin-top:430.5pt;width:138.75pt;height:.05pt;z-index:251658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" filled="f" stroked="f">
                <v:textbox style="mso-fit-shape-to-text:t" inset="0,0,0,0">
                  <w:txbxContent>
                    <w:p w14:paraId="1FCF9620" w14:textId="6E146A41" w:rsidR="00364A36" w:rsidRPr="00F81849" w:rsidRDefault="00364A36" w:rsidP="00BC7456">
                      <w:pPr>
                        <w:pStyle w:val="Caption"/>
                        <w:jc w:val="center"/>
                        <w:rPr>
                          <w:rFonts w:ascii="Times New Roman" w:hAnsi="Times New Roman" w:cs="Times New Roman"/>
                          <w:sz w:val="28"/>
                          <w:szCs w:val="28"/>
                          <w:lang w:val="en-US"/>
                        </w:rPr>
                      </w:pPr>
                      <w:bookmarkStart w:id="56" w:name="_Toc219055033"/>
                      <w:r>
                        <w:t xml:space="preserve">Figure </w:t>
                      </w:r>
                      <w:fldSimple w:instr=" SEQ Figure \* ARABIC ">
                        <w:r w:rsidR="00B86A0C">
                          <w:rPr>
                            <w:noProof/>
                          </w:rPr>
                          <w:t>14</w:t>
                        </w:r>
                      </w:fldSimple>
                      <w:r>
                        <w:rPr>
                          <w:lang w:val="en-US"/>
                        </w:rPr>
                        <w:t xml:space="preserve"> Session Creation</w:t>
                      </w:r>
                      <w:bookmarkEnd w:id="56"/>
                    </w:p>
                  </w:txbxContent>
                </v:textbox>
                <w10:wrap type="topAndBottom" anchorx="margin"/>
              </v:shape>
            </w:pict>
          </mc:Fallback>
        </mc:AlternateContent>
      </w:r>
      <w:r w:rsidR="00765A09" w:rsidRPr="00844042">
        <w:rPr>
          <w:rFonts w:ascii="Times New Roman" w:hAnsi="Times New Roman" w:cs="Times New Roman"/>
          <w:b/>
          <w:bCs/>
          <w:sz w:val="28"/>
          <w:szCs w:val="28"/>
          <w:lang w:val="en-US"/>
        </w:rPr>
        <w:t xml:space="preserve">Creating a New Session: </w:t>
      </w:r>
      <w:r w:rsidR="00765A09" w:rsidRPr="00844042">
        <w:rPr>
          <w:rFonts w:ascii="Times New Roman" w:hAnsi="Times New Roman" w:cs="Times New Roman"/>
          <w:sz w:val="28"/>
          <w:szCs w:val="28"/>
          <w:lang w:val="en-US"/>
        </w:rPr>
        <w:t xml:space="preserve">The operator picks a bike. </w:t>
      </w:r>
      <w:r w:rsidR="00436E8A" w:rsidRPr="00844042">
        <w:rPr>
          <w:rFonts w:ascii="Times New Roman" w:hAnsi="Times New Roman" w:cs="Times New Roman"/>
          <w:sz w:val="28"/>
          <w:szCs w:val="28"/>
          <w:lang w:val="en-US"/>
        </w:rPr>
        <w:t>He/she scans or reads the bike code from the sticker and enters it along with other information:</w:t>
      </w:r>
    </w:p>
    <w:p w14:paraId="33773E4A" w14:textId="3717BAD0" w:rsidR="00436E8A" w:rsidRPr="00844042" w:rsidRDefault="00347FD3" w:rsidP="0032176E">
      <w:pPr>
        <w:rPr>
          <w:rFonts w:ascii="Times New Roman" w:hAnsi="Times New Roman" w:cs="Times New Roman"/>
          <w:sz w:val="28"/>
          <w:szCs w:val="28"/>
          <w:lang w:val="en-US"/>
        </w:rPr>
      </w:pPr>
      <w:r w:rsidRPr="00844042">
        <w:rPr>
          <w:rFonts w:ascii="Times New Roman" w:hAnsi="Times New Roman" w:cs="Times New Roman"/>
          <w:noProof/>
        </w:rPr>
        <mc:AlternateContent>
          <mc:Choice Requires="wps">
            <w:drawing>
              <wp:anchor distT="0" distB="0" distL="114300" distR="114300" simplePos="0" relativeHeight="251658250" behindDoc="0" locked="0" layoutInCell="1" allowOverlap="1" wp14:anchorId="5EA8A348" wp14:editId="594234F2">
                <wp:simplePos x="0" y="0"/>
                <wp:positionH relativeFrom="column">
                  <wp:posOffset>1828357</wp:posOffset>
                </wp:positionH>
                <wp:positionV relativeFrom="paragraph">
                  <wp:posOffset>8018750</wp:posOffset>
                </wp:positionV>
                <wp:extent cx="2228850" cy="635"/>
                <wp:effectExtent l="0" t="0" r="0" b="0"/>
                <wp:wrapTopAndBottom/>
                <wp:docPr id="1316569538" name="Text Box 1"/>
                <wp:cNvGraphicFramePr/>
                <a:graphic xmlns:a="http://schemas.openxmlformats.org/drawingml/2006/main">
                  <a:graphicData uri="http://schemas.microsoft.com/office/word/2010/wordprocessingShape">
                    <wps:wsp>
                      <wps:cNvSpPr txBox="1"/>
                      <wps:spPr>
                        <a:xfrm>
                          <a:off x="0" y="0"/>
                          <a:ext cx="2228850" cy="635"/>
                        </a:xfrm>
                        <a:prstGeom prst="rect">
                          <a:avLst/>
                        </a:prstGeom>
                        <a:noFill/>
                        <a:ln>
                          <a:noFill/>
                        </a:ln>
                      </wps:spPr>
                      <wps:txbx>
                        <w:txbxContent>
                          <w:p w14:paraId="17C99D33" w14:textId="7EA07D56" w:rsidR="00364A36" w:rsidRPr="00982618" w:rsidRDefault="00364A36" w:rsidP="00BC7456">
                            <w:pPr>
                              <w:pStyle w:val="Caption"/>
                              <w:jc w:val="center"/>
                              <w:rPr>
                                <w:rFonts w:ascii="Times New Roman" w:hAnsi="Times New Roman" w:cs="Times New Roman"/>
                                <w:sz w:val="28"/>
                                <w:szCs w:val="28"/>
                                <w:lang w:val="en-US"/>
                              </w:rPr>
                            </w:pPr>
                            <w:bookmarkStart w:id="57" w:name="_Toc219055034"/>
                            <w:r>
                              <w:t xml:space="preserve">Figure </w:t>
                            </w:r>
                            <w:fldSimple w:instr=" SEQ Figure \* ARABIC ">
                              <w:r w:rsidR="00B86A0C">
                                <w:rPr>
                                  <w:noProof/>
                                </w:rPr>
                                <w:t>15</w:t>
                              </w:r>
                            </w:fldSimple>
                            <w:r>
                              <w:rPr>
                                <w:lang w:val="en-US"/>
                              </w:rPr>
                              <w:t xml:space="preserve"> Successful Session Creation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A8A348" id="_x0000_s1034" type="#_x0000_t202" style="position:absolute;margin-left:143.95pt;margin-top:631.4pt;width:175.5pt;height:.0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" filled="f" stroked="f">
                <v:textbox style="mso-fit-shape-to-text:t" inset="0,0,0,0">
                  <w:txbxContent>
                    <w:p w14:paraId="17C99D33" w14:textId="7EA07D56" w:rsidR="00364A36" w:rsidRPr="00982618" w:rsidRDefault="00364A36" w:rsidP="00BC7456">
                      <w:pPr>
                        <w:pStyle w:val="Caption"/>
                        <w:jc w:val="center"/>
                        <w:rPr>
                          <w:rFonts w:ascii="Times New Roman" w:hAnsi="Times New Roman" w:cs="Times New Roman"/>
                          <w:sz w:val="28"/>
                          <w:szCs w:val="28"/>
                          <w:lang w:val="en-US"/>
                        </w:rPr>
                      </w:pPr>
                      <w:bookmarkStart w:id="58" w:name="_Toc219055034"/>
                      <w:r>
                        <w:t xml:space="preserve">Figure </w:t>
                      </w:r>
                      <w:fldSimple w:instr=" SEQ Figure \* ARABIC ">
                        <w:r w:rsidR="00B86A0C">
                          <w:rPr>
                            <w:noProof/>
                          </w:rPr>
                          <w:t>15</w:t>
                        </w:r>
                      </w:fldSimple>
                      <w:r>
                        <w:rPr>
                          <w:lang w:val="en-US"/>
                        </w:rPr>
                        <w:t xml:space="preserve"> Successful Session Creation</w:t>
                      </w:r>
                      <w:bookmarkEnd w:id="58"/>
                    </w:p>
                  </w:txbxContent>
                </v:textbox>
                <w10:wrap type="topAndBottom"/>
              </v:shape>
            </w:pict>
          </mc:Fallback>
        </mc:AlternateContent>
      </w:r>
      <w:r w:rsidRPr="00844042">
        <w:rPr>
          <w:rFonts w:ascii="Times New Roman" w:hAnsi="Times New Roman" w:cs="Times New Roman"/>
          <w:noProof/>
          <w:sz w:val="28"/>
          <w:szCs w:val="28"/>
          <w:lang w:val="en-US"/>
        </w:rPr>
        <w:drawing>
          <wp:anchor distT="0" distB="0" distL="114300" distR="114300" simplePos="0" relativeHeight="251658249" behindDoc="0" locked="0" layoutInCell="1" allowOverlap="1" wp14:anchorId="16E4490F" wp14:editId="0A657627">
            <wp:simplePos x="0" y="0"/>
            <wp:positionH relativeFrom="margin">
              <wp:posOffset>1294130</wp:posOffset>
            </wp:positionH>
            <wp:positionV relativeFrom="paragraph">
              <wp:posOffset>5370195</wp:posOffset>
            </wp:positionV>
            <wp:extent cx="3219450" cy="2553335"/>
            <wp:effectExtent l="152400" t="152400" r="361950" b="361315"/>
            <wp:wrapTopAndBottom/>
            <wp:docPr id="124266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68932" name=""/>
                    <pic:cNvPicPr/>
                  </pic:nvPicPr>
                  <pic:blipFill>
                    <a:blip r:embed="rId31">
                      <a:extLst>
                        <a:ext uri="{28A0092B-C50C-407E-A947-70E740481C1C}">
                          <a14:useLocalDpi xmlns:a14="http://schemas.microsoft.com/office/drawing/2010/main" val="0"/>
                        </a:ext>
                      </a:extLst>
                    </a:blip>
                    <a:stretch>
                      <a:fillRect/>
                    </a:stretch>
                  </pic:blipFill>
                  <pic:spPr>
                    <a:xfrm>
                      <a:off x="0" y="0"/>
                      <a:ext cx="3219450" cy="25533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BC7456" w:rsidRPr="00844042">
        <w:rPr>
          <w:rFonts w:ascii="Times New Roman" w:hAnsi="Times New Roman" w:cs="Times New Roman"/>
          <w:noProof/>
          <w:sz w:val="28"/>
          <w:szCs w:val="28"/>
          <w:lang w:val="en-US"/>
        </w:rPr>
        <w:drawing>
          <wp:anchor distT="0" distB="0" distL="114300" distR="114300" simplePos="0" relativeHeight="251658247" behindDoc="0" locked="0" layoutInCell="1" allowOverlap="1" wp14:anchorId="5A3CAF90" wp14:editId="61D5D072">
            <wp:simplePos x="0" y="0"/>
            <wp:positionH relativeFrom="margin">
              <wp:posOffset>782583</wp:posOffset>
            </wp:positionH>
            <wp:positionV relativeFrom="paragraph">
              <wp:posOffset>428012</wp:posOffset>
            </wp:positionV>
            <wp:extent cx="4139565" cy="4245610"/>
            <wp:effectExtent l="152400" t="152400" r="356235" b="364490"/>
            <wp:wrapTopAndBottom/>
            <wp:docPr id="168835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59218" name=""/>
                    <pic:cNvPicPr/>
                  </pic:nvPicPr>
                  <pic:blipFill rotWithShape="1">
                    <a:blip r:embed="rId32">
                      <a:extLst>
                        <a:ext uri="{28A0092B-C50C-407E-A947-70E740481C1C}">
                          <a14:useLocalDpi xmlns:a14="http://schemas.microsoft.com/office/drawing/2010/main" val="0"/>
                        </a:ext>
                      </a:extLst>
                    </a:blip>
                    <a:srcRect l="4404" t="4769" r="4753" b="3924"/>
                    <a:stretch>
                      <a:fillRect/>
                    </a:stretch>
                  </pic:blipFill>
                  <pic:spPr bwMode="auto">
                    <a:xfrm>
                      <a:off x="0" y="0"/>
                      <a:ext cx="4139565" cy="42456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DD1F43" w14:textId="7F0DA237" w:rsidR="00364A36" w:rsidRPr="00844042" w:rsidRDefault="00653E93" w:rsidP="0032176E">
      <w:pPr>
        <w:rPr>
          <w:rFonts w:ascii="Times New Roman" w:hAnsi="Times New Roman" w:cs="Times New Roman"/>
          <w:sz w:val="28"/>
          <w:szCs w:val="28"/>
          <w:lang w:val="en-US"/>
        </w:rPr>
      </w:pPr>
      <w:r w:rsidRPr="00844042">
        <w:rPr>
          <w:rFonts w:ascii="Times New Roman" w:hAnsi="Times New Roman" w:cs="Times New Roman"/>
          <w:noProof/>
        </w:rPr>
        <w:lastRenderedPageBreak/>
        <mc:AlternateContent>
          <mc:Choice Requires="wps">
            <w:drawing>
              <wp:anchor distT="0" distB="0" distL="114300" distR="114300" simplePos="0" relativeHeight="251658253" behindDoc="1" locked="0" layoutInCell="1" allowOverlap="1" wp14:anchorId="49151808" wp14:editId="05A61560">
                <wp:simplePos x="0" y="0"/>
                <wp:positionH relativeFrom="column">
                  <wp:posOffset>811530</wp:posOffset>
                </wp:positionH>
                <wp:positionV relativeFrom="paragraph">
                  <wp:posOffset>4817110</wp:posOffset>
                </wp:positionV>
                <wp:extent cx="4019550" cy="635"/>
                <wp:effectExtent l="0" t="0" r="0" b="0"/>
                <wp:wrapNone/>
                <wp:docPr id="1837434317" name="Text Box 1"/>
                <wp:cNvGraphicFramePr/>
                <a:graphic xmlns:a="http://schemas.openxmlformats.org/drawingml/2006/main">
                  <a:graphicData uri="http://schemas.microsoft.com/office/word/2010/wordprocessingShape">
                    <wps:wsp>
                      <wps:cNvSpPr txBox="1"/>
                      <wps:spPr>
                        <a:xfrm>
                          <a:off x="0" y="0"/>
                          <a:ext cx="4019550" cy="635"/>
                        </a:xfrm>
                        <a:prstGeom prst="rect">
                          <a:avLst/>
                        </a:prstGeom>
                        <a:noFill/>
                        <a:ln>
                          <a:noFill/>
                        </a:ln>
                      </wps:spPr>
                      <wps:txbx>
                        <w:txbxContent>
                          <w:p w14:paraId="02B51D78" w14:textId="0B92E345" w:rsidR="00653E93" w:rsidRPr="00526819" w:rsidRDefault="00653E93" w:rsidP="00653E93">
                            <w:pPr>
                              <w:pStyle w:val="Caption"/>
                              <w:rPr>
                                <w:rFonts w:ascii="Times New Roman" w:hAnsi="Times New Roman" w:cs="Times New Roman"/>
                                <w:sz w:val="28"/>
                                <w:szCs w:val="28"/>
                                <w:lang w:val="en-US"/>
                              </w:rPr>
                            </w:pPr>
                            <w:bookmarkStart w:id="59" w:name="_Toc219055035"/>
                            <w:r>
                              <w:t xml:space="preserve">Figure </w:t>
                            </w:r>
                            <w:fldSimple w:instr=" SEQ Figure \* ARABIC ">
                              <w:r w:rsidR="00B86A0C">
                                <w:rPr>
                                  <w:noProof/>
                                </w:rPr>
                                <w:t>16</w:t>
                              </w:r>
                            </w:fldSimple>
                            <w:r>
                              <w:rPr>
                                <w:lang w:val="en-US"/>
                              </w:rPr>
                              <w:t xml:space="preserve"> Real Time Session Monitoring</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51808" id="_x0000_s1035" type="#_x0000_t202" style="position:absolute;margin-left:63.9pt;margin-top:379.3pt;width:316.5pt;height:.05pt;z-index:-2516582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" filled="f" stroked="f">
                <v:textbox style="mso-fit-shape-to-text:t" inset="0,0,0,0">
                  <w:txbxContent>
                    <w:p w14:paraId="02B51D78" w14:textId="0B92E345" w:rsidR="00653E93" w:rsidRPr="00526819" w:rsidRDefault="00653E93" w:rsidP="00653E93">
                      <w:pPr>
                        <w:pStyle w:val="Caption"/>
                        <w:rPr>
                          <w:rFonts w:ascii="Times New Roman" w:hAnsi="Times New Roman" w:cs="Times New Roman"/>
                          <w:sz w:val="28"/>
                          <w:szCs w:val="28"/>
                          <w:lang w:val="en-US"/>
                        </w:rPr>
                      </w:pPr>
                      <w:bookmarkStart w:id="60" w:name="_Toc219055035"/>
                      <w:r>
                        <w:t xml:space="preserve">Figure </w:t>
                      </w:r>
                      <w:fldSimple w:instr=" SEQ Figure \* ARABIC ">
                        <w:r w:rsidR="00B86A0C">
                          <w:rPr>
                            <w:noProof/>
                          </w:rPr>
                          <w:t>16</w:t>
                        </w:r>
                      </w:fldSimple>
                      <w:r>
                        <w:rPr>
                          <w:lang w:val="en-US"/>
                        </w:rPr>
                        <w:t xml:space="preserve"> Real Time Session Monitoring</w:t>
                      </w:r>
                      <w:bookmarkEnd w:id="60"/>
                    </w:p>
                  </w:txbxContent>
                </v:textbox>
              </v:shape>
            </w:pict>
          </mc:Fallback>
        </mc:AlternateContent>
      </w:r>
      <w:r w:rsidR="003D2895" w:rsidRPr="00844042">
        <w:rPr>
          <w:rFonts w:ascii="Times New Roman" w:hAnsi="Times New Roman" w:cs="Times New Roman"/>
          <w:noProof/>
          <w:sz w:val="28"/>
          <w:szCs w:val="28"/>
          <w:lang w:val="en-US"/>
        </w:rPr>
        <w:drawing>
          <wp:anchor distT="0" distB="0" distL="114300" distR="114300" simplePos="0" relativeHeight="251658252" behindDoc="1" locked="0" layoutInCell="1" allowOverlap="1" wp14:anchorId="61E07DFF" wp14:editId="56837F8F">
            <wp:simplePos x="0" y="0"/>
            <wp:positionH relativeFrom="column">
              <wp:posOffset>811530</wp:posOffset>
            </wp:positionH>
            <wp:positionV relativeFrom="paragraph">
              <wp:posOffset>588010</wp:posOffset>
            </wp:positionV>
            <wp:extent cx="4019550" cy="4171950"/>
            <wp:effectExtent l="152400" t="152400" r="361950" b="361950"/>
            <wp:wrapNone/>
            <wp:docPr id="118695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5650" name=""/>
                    <pic:cNvPicPr/>
                  </pic:nvPicPr>
                  <pic:blipFill>
                    <a:blip r:embed="rId33">
                      <a:extLst>
                        <a:ext uri="{28A0092B-C50C-407E-A947-70E740481C1C}">
                          <a14:useLocalDpi xmlns:a14="http://schemas.microsoft.com/office/drawing/2010/main" val="0"/>
                        </a:ext>
                      </a:extLst>
                    </a:blip>
                    <a:stretch>
                      <a:fillRect/>
                    </a:stretch>
                  </pic:blipFill>
                  <pic:spPr>
                    <a:xfrm>
                      <a:off x="0" y="0"/>
                      <a:ext cx="4019550" cy="4171950"/>
                    </a:xfrm>
                    <a:prstGeom prst="rect">
                      <a:avLst/>
                    </a:prstGeom>
                    <a:ln>
                      <a:noFill/>
                    </a:ln>
                    <a:effectLst>
                      <a:outerShdw blurRad="292100" dist="139700" dir="2700000" algn="tl" rotWithShape="0">
                        <a:srgbClr val="333333">
                          <a:alpha val="65000"/>
                        </a:srgbClr>
                      </a:outerShdw>
                    </a:effectLst>
                  </pic:spPr>
                </pic:pic>
              </a:graphicData>
            </a:graphic>
          </wp:anchor>
        </w:drawing>
      </w:r>
      <w:r w:rsidR="003D2895" w:rsidRPr="00844042">
        <w:rPr>
          <w:rFonts w:ascii="Times New Roman" w:hAnsi="Times New Roman" w:cs="Times New Roman"/>
          <w:b/>
          <w:bCs/>
          <w:sz w:val="28"/>
          <w:szCs w:val="28"/>
          <w:lang w:val="en-US"/>
        </w:rPr>
        <w:t xml:space="preserve">Ongoing Session: </w:t>
      </w:r>
      <w:r w:rsidR="003D2895" w:rsidRPr="00844042">
        <w:rPr>
          <w:rFonts w:ascii="Times New Roman" w:hAnsi="Times New Roman" w:cs="Times New Roman"/>
          <w:sz w:val="28"/>
          <w:szCs w:val="28"/>
          <w:lang w:val="en-US"/>
        </w:rPr>
        <w:t>The ongoing session is charged based on the RPM of the bike selected:</w:t>
      </w:r>
    </w:p>
    <w:p w14:paraId="6DD7EE46" w14:textId="4E897DF4" w:rsidR="003D2895" w:rsidRPr="00844042" w:rsidRDefault="003D2895" w:rsidP="0032176E">
      <w:pPr>
        <w:rPr>
          <w:rFonts w:ascii="Times New Roman" w:hAnsi="Times New Roman" w:cs="Times New Roman"/>
          <w:sz w:val="28"/>
          <w:szCs w:val="28"/>
          <w:lang w:val="en-US"/>
        </w:rPr>
      </w:pPr>
    </w:p>
    <w:p w14:paraId="4C0954F2" w14:textId="77777777" w:rsidR="00433AD3" w:rsidRPr="00844042" w:rsidRDefault="00433AD3" w:rsidP="00433AD3">
      <w:pPr>
        <w:rPr>
          <w:rFonts w:ascii="Times New Roman" w:hAnsi="Times New Roman" w:cs="Times New Roman"/>
          <w:sz w:val="28"/>
          <w:szCs w:val="28"/>
          <w:lang w:val="en-US"/>
        </w:rPr>
      </w:pPr>
    </w:p>
    <w:p w14:paraId="0713CCE5" w14:textId="77777777" w:rsidR="00433AD3" w:rsidRPr="00844042" w:rsidRDefault="00433AD3" w:rsidP="00433AD3">
      <w:pPr>
        <w:rPr>
          <w:rFonts w:ascii="Times New Roman" w:hAnsi="Times New Roman" w:cs="Times New Roman"/>
          <w:sz w:val="28"/>
          <w:szCs w:val="28"/>
          <w:lang w:val="en-US"/>
        </w:rPr>
      </w:pPr>
    </w:p>
    <w:p w14:paraId="56224FFB" w14:textId="77777777" w:rsidR="00433AD3" w:rsidRPr="00844042" w:rsidRDefault="00433AD3" w:rsidP="00433AD3">
      <w:pPr>
        <w:rPr>
          <w:rFonts w:ascii="Times New Roman" w:hAnsi="Times New Roman" w:cs="Times New Roman"/>
          <w:sz w:val="28"/>
          <w:szCs w:val="28"/>
          <w:lang w:val="en-US"/>
        </w:rPr>
      </w:pPr>
    </w:p>
    <w:p w14:paraId="6318D9C7" w14:textId="77777777" w:rsidR="00433AD3" w:rsidRPr="00844042" w:rsidRDefault="00433AD3" w:rsidP="00433AD3">
      <w:pPr>
        <w:rPr>
          <w:rFonts w:ascii="Times New Roman" w:hAnsi="Times New Roman" w:cs="Times New Roman"/>
          <w:sz w:val="28"/>
          <w:szCs w:val="28"/>
          <w:lang w:val="en-US"/>
        </w:rPr>
      </w:pPr>
    </w:p>
    <w:p w14:paraId="5ED72FBE" w14:textId="77777777" w:rsidR="00433AD3" w:rsidRPr="00844042" w:rsidRDefault="00433AD3" w:rsidP="00433AD3">
      <w:pPr>
        <w:rPr>
          <w:rFonts w:ascii="Times New Roman" w:hAnsi="Times New Roman" w:cs="Times New Roman"/>
          <w:sz w:val="28"/>
          <w:szCs w:val="28"/>
          <w:lang w:val="en-US"/>
        </w:rPr>
      </w:pPr>
    </w:p>
    <w:p w14:paraId="04C3B5C4" w14:textId="77777777" w:rsidR="00433AD3" w:rsidRPr="00844042" w:rsidRDefault="00433AD3" w:rsidP="00433AD3">
      <w:pPr>
        <w:rPr>
          <w:rFonts w:ascii="Times New Roman" w:hAnsi="Times New Roman" w:cs="Times New Roman"/>
          <w:sz w:val="28"/>
          <w:szCs w:val="28"/>
          <w:lang w:val="en-US"/>
        </w:rPr>
      </w:pPr>
    </w:p>
    <w:p w14:paraId="7E069302" w14:textId="77777777" w:rsidR="00433AD3" w:rsidRPr="00844042" w:rsidRDefault="00433AD3" w:rsidP="00433AD3">
      <w:pPr>
        <w:rPr>
          <w:rFonts w:ascii="Times New Roman" w:hAnsi="Times New Roman" w:cs="Times New Roman"/>
          <w:sz w:val="28"/>
          <w:szCs w:val="28"/>
          <w:lang w:val="en-US"/>
        </w:rPr>
      </w:pPr>
    </w:p>
    <w:p w14:paraId="64705273" w14:textId="77777777" w:rsidR="00433AD3" w:rsidRPr="00844042" w:rsidRDefault="00433AD3" w:rsidP="00433AD3">
      <w:pPr>
        <w:rPr>
          <w:rFonts w:ascii="Times New Roman" w:hAnsi="Times New Roman" w:cs="Times New Roman"/>
          <w:sz w:val="28"/>
          <w:szCs w:val="28"/>
          <w:lang w:val="en-US"/>
        </w:rPr>
      </w:pPr>
    </w:p>
    <w:p w14:paraId="63AB1967" w14:textId="77777777" w:rsidR="00433AD3" w:rsidRPr="00844042" w:rsidRDefault="00433AD3" w:rsidP="00433AD3">
      <w:pPr>
        <w:rPr>
          <w:rFonts w:ascii="Times New Roman" w:hAnsi="Times New Roman" w:cs="Times New Roman"/>
          <w:sz w:val="28"/>
          <w:szCs w:val="28"/>
          <w:lang w:val="en-US"/>
        </w:rPr>
      </w:pPr>
    </w:p>
    <w:p w14:paraId="658B0745" w14:textId="77777777" w:rsidR="00433AD3" w:rsidRPr="00844042" w:rsidRDefault="00433AD3" w:rsidP="00433AD3">
      <w:pPr>
        <w:rPr>
          <w:rFonts w:ascii="Times New Roman" w:hAnsi="Times New Roman" w:cs="Times New Roman"/>
          <w:sz w:val="28"/>
          <w:szCs w:val="28"/>
          <w:lang w:val="en-US"/>
        </w:rPr>
      </w:pPr>
    </w:p>
    <w:p w14:paraId="7DD58502" w14:textId="77777777" w:rsidR="00433AD3" w:rsidRPr="00844042" w:rsidRDefault="00433AD3" w:rsidP="00433AD3">
      <w:pPr>
        <w:rPr>
          <w:rFonts w:ascii="Times New Roman" w:hAnsi="Times New Roman" w:cs="Times New Roman"/>
          <w:sz w:val="28"/>
          <w:szCs w:val="28"/>
          <w:lang w:val="en-US"/>
        </w:rPr>
      </w:pPr>
    </w:p>
    <w:p w14:paraId="10018938" w14:textId="77777777" w:rsidR="00433AD3" w:rsidRPr="00844042" w:rsidRDefault="00433AD3" w:rsidP="00433AD3">
      <w:pPr>
        <w:rPr>
          <w:rFonts w:ascii="Times New Roman" w:hAnsi="Times New Roman" w:cs="Times New Roman"/>
          <w:sz w:val="28"/>
          <w:szCs w:val="28"/>
          <w:lang w:val="en-US"/>
        </w:rPr>
      </w:pPr>
    </w:p>
    <w:p w14:paraId="7D5CD8AC" w14:textId="77777777" w:rsidR="00433AD3" w:rsidRPr="00844042" w:rsidRDefault="00433AD3" w:rsidP="00433AD3">
      <w:pPr>
        <w:rPr>
          <w:rFonts w:ascii="Times New Roman" w:hAnsi="Times New Roman" w:cs="Times New Roman"/>
          <w:sz w:val="28"/>
          <w:szCs w:val="28"/>
          <w:lang w:val="en-US"/>
        </w:rPr>
      </w:pPr>
    </w:p>
    <w:p w14:paraId="5C660771" w14:textId="77777777" w:rsidR="00433AD3" w:rsidRPr="00844042" w:rsidRDefault="00433AD3" w:rsidP="00433AD3">
      <w:pPr>
        <w:rPr>
          <w:rFonts w:ascii="Times New Roman" w:hAnsi="Times New Roman" w:cs="Times New Roman"/>
          <w:sz w:val="28"/>
          <w:szCs w:val="28"/>
          <w:lang w:val="en-US"/>
        </w:rPr>
      </w:pPr>
    </w:p>
    <w:p w14:paraId="19920295" w14:textId="53B27CD2" w:rsidR="006373B8" w:rsidRPr="00844042" w:rsidRDefault="00433AD3" w:rsidP="006373B8">
      <w:pPr>
        <w:rPr>
          <w:rFonts w:ascii="Times New Roman" w:hAnsi="Times New Roman" w:cs="Times New Roman"/>
          <w:sz w:val="28"/>
          <w:szCs w:val="28"/>
          <w:lang w:val="en-US"/>
        </w:rPr>
      </w:pPr>
      <w:r w:rsidRPr="00844042">
        <w:rPr>
          <w:rFonts w:ascii="Times New Roman" w:hAnsi="Times New Roman" w:cs="Times New Roman"/>
          <w:sz w:val="28"/>
          <w:szCs w:val="28"/>
          <w:lang w:val="en-US"/>
        </w:rPr>
        <w:t>5.2 Development Tools and Technologies</w:t>
      </w:r>
    </w:p>
    <w:p w14:paraId="0A2CE4A5" w14:textId="65636328"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Java</w:t>
      </w:r>
      <w:r w:rsidRPr="00844042">
        <w:rPr>
          <w:rFonts w:ascii="Times New Roman" w:hAnsi="Times New Roman" w:cs="Times New Roman"/>
          <w:sz w:val="28"/>
          <w:szCs w:val="28"/>
          <w:lang w:val="en-US"/>
        </w:rPr>
        <w:t xml:space="preserve"> - All backend services, business rules and the database integrations were built in Java</w:t>
      </w:r>
    </w:p>
    <w:p w14:paraId="4254249B" w14:textId="3F5BD15E"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Spring Boot</w:t>
      </w:r>
      <w:r w:rsidRPr="00844042">
        <w:rPr>
          <w:rFonts w:ascii="Times New Roman" w:hAnsi="Times New Roman" w:cs="Times New Roman"/>
          <w:sz w:val="28"/>
          <w:szCs w:val="28"/>
          <w:lang w:val="en-US"/>
        </w:rPr>
        <w:t xml:space="preserve"> - This framework helps speed up the development of backend code (serving/handling dependencies) and creating REST and GraphQL endpoints and enabling the use of JWT for secured user authentication.</w:t>
      </w:r>
    </w:p>
    <w:p w14:paraId="5FDE5614" w14:textId="70A80F45"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Thymeleaf</w:t>
      </w:r>
      <w:r w:rsidRPr="00844042">
        <w:rPr>
          <w:rFonts w:ascii="Times New Roman" w:hAnsi="Times New Roman" w:cs="Times New Roman"/>
          <w:sz w:val="28"/>
          <w:szCs w:val="28"/>
          <w:lang w:val="en-US"/>
        </w:rPr>
        <w:t xml:space="preserve"> - This server-side template engine renders dynamic HTML in the browser side of the application.</w:t>
      </w:r>
    </w:p>
    <w:p w14:paraId="749A2059" w14:textId="77777777" w:rsidR="00A54626"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JavaScript</w:t>
      </w:r>
      <w:r w:rsidRPr="00844042">
        <w:rPr>
          <w:rFonts w:ascii="Times New Roman" w:hAnsi="Times New Roman" w:cs="Times New Roman"/>
          <w:sz w:val="28"/>
          <w:szCs w:val="28"/>
          <w:lang w:val="en-US"/>
        </w:rPr>
        <w:t xml:space="preserve"> - JavaScript is used to provide interactivity on the client side, for example each Rental has a timer (counting down until it can no longer be rented) or providing triggers for STK Push notifications.</w:t>
      </w:r>
    </w:p>
    <w:p w14:paraId="2F1E5999" w14:textId="52ADCC5D"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lastRenderedPageBreak/>
        <w:t>HTML and CSS</w:t>
      </w:r>
      <w:r w:rsidRPr="00844042">
        <w:rPr>
          <w:rFonts w:ascii="Times New Roman" w:hAnsi="Times New Roman" w:cs="Times New Roman"/>
          <w:sz w:val="28"/>
          <w:szCs w:val="28"/>
          <w:lang w:val="en-US"/>
        </w:rPr>
        <w:t xml:space="preserve"> - Markup and Style sheet for a responsive user-friendly user interface</w:t>
      </w:r>
    </w:p>
    <w:p w14:paraId="14012EFA" w14:textId="2910D267"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Tailwind CSS</w:t>
      </w:r>
      <w:r w:rsidRPr="00844042">
        <w:rPr>
          <w:rFonts w:ascii="Times New Roman" w:hAnsi="Times New Roman" w:cs="Times New Roman"/>
          <w:sz w:val="28"/>
          <w:szCs w:val="28"/>
          <w:lang w:val="en-US"/>
        </w:rPr>
        <w:t xml:space="preserve"> - </w:t>
      </w:r>
      <w:r w:rsidR="00A54626" w:rsidRPr="00844042">
        <w:rPr>
          <w:rFonts w:ascii="Times New Roman" w:hAnsi="Times New Roman" w:cs="Times New Roman"/>
          <w:sz w:val="28"/>
          <w:szCs w:val="28"/>
          <w:lang w:val="en-US"/>
        </w:rPr>
        <w:t>Utilized</w:t>
      </w:r>
      <w:r w:rsidRPr="00844042">
        <w:rPr>
          <w:rFonts w:ascii="Times New Roman" w:hAnsi="Times New Roman" w:cs="Times New Roman"/>
          <w:sz w:val="28"/>
          <w:szCs w:val="28"/>
          <w:lang w:val="en-US"/>
        </w:rPr>
        <w:t xml:space="preserve"> to expedite the style of the pages using a responsive design pattern.</w:t>
      </w:r>
    </w:p>
    <w:p w14:paraId="58812677" w14:textId="2A78360C"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Font Awesome</w:t>
      </w:r>
      <w:r w:rsidRPr="00844042">
        <w:rPr>
          <w:rFonts w:ascii="Times New Roman" w:hAnsi="Times New Roman" w:cs="Times New Roman"/>
          <w:sz w:val="28"/>
          <w:szCs w:val="28"/>
          <w:lang w:val="en-US"/>
        </w:rPr>
        <w:t xml:space="preserve"> - Provides a library of icons to apply to buttons, workflow steps and feature icons.</w:t>
      </w:r>
    </w:p>
    <w:p w14:paraId="3439667D" w14:textId="29BC95C5"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Python (</w:t>
      </w:r>
      <w:r w:rsidR="0084566A" w:rsidRPr="00844042">
        <w:rPr>
          <w:rFonts w:ascii="Times New Roman" w:hAnsi="Times New Roman" w:cs="Times New Roman"/>
          <w:b/>
          <w:bCs/>
          <w:sz w:val="28"/>
          <w:szCs w:val="28"/>
          <w:lang w:val="en-US"/>
        </w:rPr>
        <w:t>Utility</w:t>
      </w:r>
      <w:r w:rsidRPr="00844042">
        <w:rPr>
          <w:rFonts w:ascii="Times New Roman" w:hAnsi="Times New Roman" w:cs="Times New Roman"/>
          <w:b/>
          <w:bCs/>
          <w:sz w:val="28"/>
          <w:szCs w:val="28"/>
          <w:lang w:val="en-US"/>
        </w:rPr>
        <w:t xml:space="preserve"> scripts)</w:t>
      </w:r>
      <w:r w:rsidRPr="00844042">
        <w:rPr>
          <w:rFonts w:ascii="Times New Roman" w:hAnsi="Times New Roman" w:cs="Times New Roman"/>
          <w:sz w:val="28"/>
          <w:szCs w:val="28"/>
          <w:lang w:val="en-US"/>
        </w:rPr>
        <w:t xml:space="preserve"> - Used for </w:t>
      </w:r>
      <w:r w:rsidR="00A54626" w:rsidRPr="00844042">
        <w:rPr>
          <w:rFonts w:ascii="Times New Roman" w:hAnsi="Times New Roman" w:cs="Times New Roman"/>
          <w:sz w:val="28"/>
          <w:szCs w:val="28"/>
          <w:lang w:val="en-US"/>
        </w:rPr>
        <w:t>back-end</w:t>
      </w:r>
      <w:r w:rsidRPr="00844042">
        <w:rPr>
          <w:rFonts w:ascii="Times New Roman" w:hAnsi="Times New Roman" w:cs="Times New Roman"/>
          <w:sz w:val="28"/>
          <w:szCs w:val="28"/>
          <w:lang w:val="en-US"/>
        </w:rPr>
        <w:t xml:space="preserve"> utilities, reporting and analytics</w:t>
      </w:r>
      <w:r w:rsidR="00FA519B" w:rsidRPr="00844042">
        <w:rPr>
          <w:rFonts w:ascii="Times New Roman" w:hAnsi="Times New Roman" w:cs="Times New Roman"/>
          <w:sz w:val="28"/>
          <w:szCs w:val="28"/>
          <w:lang w:val="en-US"/>
        </w:rPr>
        <w:t>, payment handling and shell scripting.</w:t>
      </w:r>
    </w:p>
    <w:p w14:paraId="1DA2C73D" w14:textId="22B070E1"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GraphQL</w:t>
      </w:r>
      <w:r w:rsidRPr="00844042">
        <w:rPr>
          <w:rFonts w:ascii="Times New Roman" w:hAnsi="Times New Roman" w:cs="Times New Roman"/>
          <w:sz w:val="28"/>
          <w:szCs w:val="28"/>
          <w:lang w:val="en-US"/>
        </w:rPr>
        <w:t xml:space="preserve"> - GraphQL provides a flexible way to run queries against the Rental, Bike or User data.</w:t>
      </w:r>
    </w:p>
    <w:p w14:paraId="1E6C2E36" w14:textId="4A5E9AF8"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OAuth2</w:t>
      </w:r>
      <w:r w:rsidRPr="00844042">
        <w:rPr>
          <w:rFonts w:ascii="Times New Roman" w:hAnsi="Times New Roman" w:cs="Times New Roman"/>
          <w:sz w:val="28"/>
          <w:szCs w:val="28"/>
          <w:lang w:val="en-US"/>
        </w:rPr>
        <w:t xml:space="preserve"> - This is an optional method of authentication that allows for integration with external services.</w:t>
      </w:r>
    </w:p>
    <w:p w14:paraId="1DBFA3B3" w14:textId="581505E7" w:rsidR="006373B8"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JDBC</w:t>
      </w:r>
      <w:r w:rsidRPr="00844042">
        <w:rPr>
          <w:rFonts w:ascii="Times New Roman" w:hAnsi="Times New Roman" w:cs="Times New Roman"/>
          <w:sz w:val="28"/>
          <w:szCs w:val="28"/>
          <w:lang w:val="en-US"/>
        </w:rPr>
        <w:t xml:space="preserve"> - JDBC provides reliable connections to a PostgreSQL Relational Database.</w:t>
      </w:r>
    </w:p>
    <w:p w14:paraId="0BA5E490" w14:textId="5BF7CA8A" w:rsidR="00433AD3" w:rsidRPr="00844042" w:rsidRDefault="006373B8" w:rsidP="006373B8">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Maven</w:t>
      </w:r>
      <w:r w:rsidRPr="00844042">
        <w:rPr>
          <w:rFonts w:ascii="Times New Roman" w:hAnsi="Times New Roman" w:cs="Times New Roman"/>
          <w:sz w:val="28"/>
          <w:szCs w:val="28"/>
          <w:lang w:val="en-US"/>
        </w:rPr>
        <w:t xml:space="preserve"> - Maven provides dependency management and build automation for Java/Spring Boot components.</w:t>
      </w:r>
    </w:p>
    <w:p w14:paraId="24D197BE" w14:textId="77777777" w:rsidR="00DD6385" w:rsidRPr="00844042" w:rsidRDefault="00E51E79" w:rsidP="00DD6385">
      <w:pPr>
        <w:keepNext/>
        <w:rPr>
          <w:rFonts w:ascii="Times New Roman" w:hAnsi="Times New Roman" w:cs="Times New Roman"/>
        </w:rPr>
      </w:pPr>
      <w:r w:rsidRPr="00844042">
        <w:rPr>
          <w:rFonts w:ascii="Times New Roman" w:hAnsi="Times New Roman" w:cs="Times New Roman"/>
          <w:noProof/>
          <w:sz w:val="28"/>
          <w:szCs w:val="28"/>
          <w:lang w:val="en-US"/>
        </w:rPr>
        <w:drawing>
          <wp:inline distT="0" distB="0" distL="0" distR="0" wp14:anchorId="138C9C53" wp14:editId="43B3920A">
            <wp:extent cx="6432605" cy="3616826"/>
            <wp:effectExtent l="0" t="0" r="6350" b="3175"/>
            <wp:docPr id="15743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6483" name=""/>
                    <pic:cNvPicPr/>
                  </pic:nvPicPr>
                  <pic:blipFill>
                    <a:blip r:embed="rId34"/>
                    <a:stretch>
                      <a:fillRect/>
                    </a:stretch>
                  </pic:blipFill>
                  <pic:spPr>
                    <a:xfrm>
                      <a:off x="0" y="0"/>
                      <a:ext cx="6450087" cy="3626655"/>
                    </a:xfrm>
                    <a:prstGeom prst="rect">
                      <a:avLst/>
                    </a:prstGeom>
                  </pic:spPr>
                </pic:pic>
              </a:graphicData>
            </a:graphic>
          </wp:inline>
        </w:drawing>
      </w:r>
    </w:p>
    <w:p w14:paraId="68A921EA" w14:textId="4FE1C091" w:rsidR="00885CA1" w:rsidRPr="00844042" w:rsidRDefault="00DD6385" w:rsidP="00DD6385">
      <w:pPr>
        <w:pStyle w:val="Caption"/>
        <w:rPr>
          <w:rFonts w:ascii="Times New Roman" w:hAnsi="Times New Roman" w:cs="Times New Roman"/>
          <w:lang w:val="en-US"/>
        </w:rPr>
      </w:pPr>
      <w:bookmarkStart w:id="61" w:name="_Toc219055036"/>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17</w:t>
      </w:r>
      <w:r w:rsidRPr="00844042">
        <w:rPr>
          <w:rFonts w:ascii="Times New Roman" w:hAnsi="Times New Roman" w:cs="Times New Roman"/>
        </w:rPr>
        <w:fldChar w:fldCharType="end"/>
      </w:r>
      <w:r w:rsidRPr="00844042">
        <w:rPr>
          <w:rFonts w:ascii="Times New Roman" w:hAnsi="Times New Roman" w:cs="Times New Roman"/>
          <w:lang w:val="en-US"/>
        </w:rPr>
        <w:t xml:space="preserve"> Integrated Development Environment (IDE)</w:t>
      </w:r>
      <w:bookmarkEnd w:id="61"/>
    </w:p>
    <w:p w14:paraId="06435887" w14:textId="77777777" w:rsidR="00885CA1" w:rsidRPr="00844042" w:rsidRDefault="00885CA1">
      <w:pPr>
        <w:rPr>
          <w:rFonts w:ascii="Times New Roman" w:hAnsi="Times New Roman" w:cs="Times New Roman"/>
          <w:i/>
          <w:iCs/>
          <w:color w:val="0E2841" w:themeColor="text2"/>
          <w:sz w:val="18"/>
          <w:szCs w:val="18"/>
          <w:lang w:val="en-US"/>
        </w:rPr>
      </w:pPr>
      <w:r w:rsidRPr="00844042">
        <w:rPr>
          <w:rFonts w:ascii="Times New Roman" w:hAnsi="Times New Roman" w:cs="Times New Roman"/>
          <w:lang w:val="en-US"/>
        </w:rPr>
        <w:br w:type="page"/>
      </w:r>
    </w:p>
    <w:p w14:paraId="1C77429F" w14:textId="2C9CF904" w:rsidR="005951F0" w:rsidRPr="00844042" w:rsidRDefault="00DC3116" w:rsidP="00DD6385">
      <w:pPr>
        <w:pStyle w:val="Caption"/>
        <w:rPr>
          <w:rFonts w:ascii="Times New Roman" w:hAnsi="Times New Roman" w:cs="Times New Roman"/>
          <w:i w:val="0"/>
          <w:iCs w:val="0"/>
          <w:sz w:val="28"/>
          <w:szCs w:val="28"/>
          <w:lang w:val="en-US"/>
        </w:rPr>
      </w:pPr>
      <w:r w:rsidRPr="00844042">
        <w:rPr>
          <w:rFonts w:ascii="Times New Roman" w:hAnsi="Times New Roman" w:cs="Times New Roman"/>
          <w:b/>
          <w:bCs/>
          <w:i w:val="0"/>
          <w:iCs w:val="0"/>
          <w:sz w:val="28"/>
          <w:szCs w:val="28"/>
          <w:lang w:val="en-US"/>
        </w:rPr>
        <w:lastRenderedPageBreak/>
        <w:t xml:space="preserve">Tech Stack </w:t>
      </w:r>
      <w:r w:rsidR="000B7574" w:rsidRPr="00844042">
        <w:rPr>
          <w:rFonts w:ascii="Times New Roman" w:hAnsi="Times New Roman" w:cs="Times New Roman"/>
          <w:b/>
          <w:bCs/>
          <w:i w:val="0"/>
          <w:iCs w:val="0"/>
          <w:sz w:val="28"/>
          <w:szCs w:val="28"/>
          <w:lang w:val="en-US"/>
        </w:rPr>
        <w:t xml:space="preserve">and Running it Locally – </w:t>
      </w:r>
      <w:r w:rsidR="000B7574" w:rsidRPr="00844042">
        <w:rPr>
          <w:rFonts w:ascii="Times New Roman" w:hAnsi="Times New Roman" w:cs="Times New Roman"/>
          <w:i w:val="0"/>
          <w:iCs w:val="0"/>
          <w:sz w:val="28"/>
          <w:szCs w:val="28"/>
          <w:lang w:val="en-US"/>
        </w:rPr>
        <w:t>Screenshots</w:t>
      </w:r>
    </w:p>
    <w:p w14:paraId="356DA7B6" w14:textId="77777777" w:rsidR="000B7574" w:rsidRPr="00844042" w:rsidRDefault="000B7574" w:rsidP="000B7574">
      <w:pPr>
        <w:keepNext/>
        <w:rPr>
          <w:rFonts w:ascii="Times New Roman" w:hAnsi="Times New Roman" w:cs="Times New Roman"/>
        </w:rPr>
      </w:pPr>
      <w:r w:rsidRPr="00844042">
        <w:rPr>
          <w:rFonts w:ascii="Times New Roman" w:hAnsi="Times New Roman" w:cs="Times New Roman"/>
          <w:noProof/>
          <w:lang w:val="en-US"/>
        </w:rPr>
        <w:drawing>
          <wp:inline distT="0" distB="0" distL="0" distR="0" wp14:anchorId="37ECF07A" wp14:editId="34C2AD9D">
            <wp:extent cx="5731510" cy="3162300"/>
            <wp:effectExtent l="152400" t="133350" r="154940" b="171450"/>
            <wp:docPr id="37710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0831" name=""/>
                    <pic:cNvPicPr/>
                  </pic:nvPicPr>
                  <pic:blipFill>
                    <a:blip r:embed="rId35"/>
                    <a:stretch>
                      <a:fillRect/>
                    </a:stretch>
                  </pic:blipFill>
                  <pic:spPr>
                    <a:xfrm>
                      <a:off x="0" y="0"/>
                      <a:ext cx="5731510" cy="3162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p>
    <w:p w14:paraId="15DB3EE2" w14:textId="528B3616" w:rsidR="000B7574" w:rsidRPr="00844042" w:rsidRDefault="000B7574" w:rsidP="000B7574">
      <w:pPr>
        <w:pStyle w:val="Caption"/>
        <w:rPr>
          <w:rFonts w:ascii="Times New Roman" w:hAnsi="Times New Roman" w:cs="Times New Roman"/>
        </w:rPr>
      </w:pPr>
      <w:bookmarkStart w:id="62" w:name="_Toc219055037"/>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18</w:t>
      </w:r>
      <w:r w:rsidRPr="00844042">
        <w:rPr>
          <w:rFonts w:ascii="Times New Roman" w:hAnsi="Times New Roman" w:cs="Times New Roman"/>
        </w:rPr>
        <w:fldChar w:fldCharType="end"/>
      </w:r>
      <w:r w:rsidRPr="00844042">
        <w:rPr>
          <w:rFonts w:ascii="Times New Roman" w:hAnsi="Times New Roman" w:cs="Times New Roman"/>
          <w:lang w:val="en-US"/>
        </w:rPr>
        <w:t xml:space="preserve"> Tech Stack and How to Run Locally</w:t>
      </w:r>
      <w:bookmarkEnd w:id="62"/>
    </w:p>
    <w:p w14:paraId="7D22DBB8" w14:textId="77777777" w:rsidR="000B7574" w:rsidRPr="00844042" w:rsidRDefault="000B7574" w:rsidP="000B7574">
      <w:pPr>
        <w:rPr>
          <w:rFonts w:ascii="Times New Roman" w:hAnsi="Times New Roman" w:cs="Times New Roman"/>
          <w:i/>
          <w:iCs/>
          <w:color w:val="0E2841" w:themeColor="text2"/>
          <w:sz w:val="18"/>
          <w:szCs w:val="18"/>
        </w:rPr>
      </w:pPr>
    </w:p>
    <w:p w14:paraId="5E2F892D" w14:textId="6105668B" w:rsidR="000B7574" w:rsidRPr="00844042" w:rsidRDefault="00C91DF9" w:rsidP="000B7574">
      <w:pPr>
        <w:rPr>
          <w:rFonts w:ascii="Times New Roman" w:hAnsi="Times New Roman" w:cs="Times New Roman"/>
          <w:sz w:val="28"/>
          <w:szCs w:val="28"/>
          <w:lang w:val="en-US"/>
        </w:rPr>
      </w:pPr>
      <w:r w:rsidRPr="00844042">
        <w:rPr>
          <w:rFonts w:ascii="Times New Roman" w:hAnsi="Times New Roman" w:cs="Times New Roman"/>
          <w:b/>
          <w:bCs/>
          <w:sz w:val="28"/>
          <w:szCs w:val="28"/>
          <w:lang w:val="en-US"/>
        </w:rPr>
        <w:t xml:space="preserve">Source Directory Tree </w:t>
      </w:r>
      <w:r w:rsidR="00C71F64" w:rsidRPr="00844042">
        <w:rPr>
          <w:rFonts w:ascii="Times New Roman" w:hAnsi="Times New Roman" w:cs="Times New Roman"/>
          <w:b/>
          <w:bCs/>
          <w:sz w:val="28"/>
          <w:szCs w:val="28"/>
          <w:lang w:val="en-US"/>
        </w:rPr>
        <w:t>–</w:t>
      </w:r>
      <w:r w:rsidRPr="00844042">
        <w:rPr>
          <w:rFonts w:ascii="Times New Roman" w:hAnsi="Times New Roman" w:cs="Times New Roman"/>
          <w:b/>
          <w:bCs/>
          <w:sz w:val="28"/>
          <w:szCs w:val="28"/>
          <w:lang w:val="en-US"/>
        </w:rPr>
        <w:t xml:space="preserve"> </w:t>
      </w:r>
      <w:r w:rsidRPr="00844042">
        <w:rPr>
          <w:rFonts w:ascii="Times New Roman" w:hAnsi="Times New Roman" w:cs="Times New Roman"/>
          <w:sz w:val="28"/>
          <w:szCs w:val="28"/>
          <w:lang w:val="en-US"/>
        </w:rPr>
        <w:t>Codebase</w:t>
      </w:r>
    </w:p>
    <w:p w14:paraId="7507FF2F" w14:textId="77777777" w:rsidR="00C71F64" w:rsidRPr="00844042" w:rsidRDefault="00C71F64" w:rsidP="00C71F64">
      <w:pPr>
        <w:keepNext/>
        <w:rPr>
          <w:rFonts w:ascii="Times New Roman" w:hAnsi="Times New Roman" w:cs="Times New Roman"/>
        </w:rPr>
      </w:pPr>
      <w:r w:rsidRPr="00844042">
        <w:rPr>
          <w:rFonts w:ascii="Times New Roman" w:hAnsi="Times New Roman" w:cs="Times New Roman"/>
          <w:noProof/>
          <w:sz w:val="28"/>
          <w:szCs w:val="28"/>
          <w:lang w:val="en-US"/>
        </w:rPr>
        <w:drawing>
          <wp:inline distT="0" distB="0" distL="0" distR="0" wp14:anchorId="04B5FFC9" wp14:editId="2815E674">
            <wp:extent cx="5731510" cy="1751965"/>
            <wp:effectExtent l="0" t="0" r="2540" b="635"/>
            <wp:docPr id="129379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8170" name=""/>
                    <pic:cNvPicPr/>
                  </pic:nvPicPr>
                  <pic:blipFill>
                    <a:blip r:embed="rId36"/>
                    <a:stretch>
                      <a:fillRect/>
                    </a:stretch>
                  </pic:blipFill>
                  <pic:spPr>
                    <a:xfrm>
                      <a:off x="0" y="0"/>
                      <a:ext cx="5731510" cy="1751965"/>
                    </a:xfrm>
                    <a:prstGeom prst="rect">
                      <a:avLst/>
                    </a:prstGeom>
                    <a:ln>
                      <a:noFill/>
                    </a:ln>
                    <a:effectLst>
                      <a:softEdge rad="112500"/>
                    </a:effectLst>
                  </pic:spPr>
                </pic:pic>
              </a:graphicData>
            </a:graphic>
          </wp:inline>
        </w:drawing>
      </w:r>
    </w:p>
    <w:p w14:paraId="4C47E5BB" w14:textId="6AB2C0FB" w:rsidR="00C71F64" w:rsidRPr="00844042" w:rsidRDefault="00C71F64" w:rsidP="00C71F64">
      <w:pPr>
        <w:pStyle w:val="Caption"/>
        <w:rPr>
          <w:rFonts w:ascii="Times New Roman" w:hAnsi="Times New Roman" w:cs="Times New Roman"/>
        </w:rPr>
      </w:pPr>
      <w:bookmarkStart w:id="63" w:name="_Toc219055038"/>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19</w:t>
      </w:r>
      <w:r w:rsidRPr="00844042">
        <w:rPr>
          <w:rFonts w:ascii="Times New Roman" w:hAnsi="Times New Roman" w:cs="Times New Roman"/>
        </w:rPr>
        <w:fldChar w:fldCharType="end"/>
      </w:r>
      <w:r w:rsidRPr="00844042">
        <w:rPr>
          <w:rFonts w:ascii="Times New Roman" w:hAnsi="Times New Roman" w:cs="Times New Roman"/>
          <w:lang w:val="en-US"/>
        </w:rPr>
        <w:t xml:space="preserve"> Codebase</w:t>
      </w:r>
      <w:bookmarkEnd w:id="63"/>
    </w:p>
    <w:p w14:paraId="2CA7617C" w14:textId="77777777" w:rsidR="00C71F64" w:rsidRPr="00844042" w:rsidRDefault="00C71F64" w:rsidP="00C71F64">
      <w:pPr>
        <w:rPr>
          <w:rFonts w:ascii="Times New Roman" w:hAnsi="Times New Roman" w:cs="Times New Roman"/>
          <w:i/>
          <w:iCs/>
          <w:color w:val="0E2841" w:themeColor="text2"/>
          <w:sz w:val="18"/>
          <w:szCs w:val="18"/>
        </w:rPr>
      </w:pPr>
    </w:p>
    <w:p w14:paraId="6147E7A9" w14:textId="77777777" w:rsidR="009742AD" w:rsidRPr="00844042" w:rsidRDefault="009742AD" w:rsidP="00C71F64">
      <w:pPr>
        <w:rPr>
          <w:rFonts w:ascii="Times New Roman" w:hAnsi="Times New Roman" w:cs="Times New Roman"/>
          <w:lang w:val="en-US"/>
        </w:rPr>
      </w:pPr>
    </w:p>
    <w:p w14:paraId="767E5AFA" w14:textId="77777777" w:rsidR="009742AD" w:rsidRPr="00844042" w:rsidRDefault="009742AD">
      <w:pPr>
        <w:rPr>
          <w:rFonts w:ascii="Times New Roman" w:hAnsi="Times New Roman" w:cs="Times New Roman"/>
          <w:lang w:val="en-US"/>
        </w:rPr>
      </w:pPr>
      <w:r w:rsidRPr="00844042">
        <w:rPr>
          <w:rFonts w:ascii="Times New Roman" w:hAnsi="Times New Roman" w:cs="Times New Roman"/>
          <w:lang w:val="en-US"/>
        </w:rPr>
        <w:br w:type="page"/>
      </w:r>
    </w:p>
    <w:p w14:paraId="4A3E1D7B" w14:textId="50FCDF97" w:rsidR="009742AD" w:rsidRPr="00844042" w:rsidRDefault="00994965" w:rsidP="009742AD">
      <w:pPr>
        <w:rPr>
          <w:rFonts w:ascii="Times New Roman" w:hAnsi="Times New Roman" w:cs="Times New Roman"/>
          <w:lang w:val="en-US"/>
        </w:rPr>
      </w:pPr>
      <w:r w:rsidRPr="00844042">
        <w:rPr>
          <w:rFonts w:ascii="Times New Roman" w:hAnsi="Times New Roman" w:cs="Times New Roman"/>
          <w:noProof/>
        </w:rPr>
        <w:lastRenderedPageBreak/>
        <mc:AlternateContent>
          <mc:Choice Requires="wps">
            <w:drawing>
              <wp:anchor distT="0" distB="0" distL="114300" distR="114300" simplePos="0" relativeHeight="251658255" behindDoc="0" locked="0" layoutInCell="1" allowOverlap="1" wp14:anchorId="23CDEEC3" wp14:editId="56151610">
                <wp:simplePos x="0" y="0"/>
                <wp:positionH relativeFrom="margin">
                  <wp:align>center</wp:align>
                </wp:positionH>
                <wp:positionV relativeFrom="paragraph">
                  <wp:posOffset>8670466</wp:posOffset>
                </wp:positionV>
                <wp:extent cx="2159635" cy="173355"/>
                <wp:effectExtent l="0" t="0" r="0" b="0"/>
                <wp:wrapTopAndBottom/>
                <wp:docPr id="1703828191" name="Text Box 1"/>
                <wp:cNvGraphicFramePr/>
                <a:graphic xmlns:a="http://schemas.openxmlformats.org/drawingml/2006/main">
                  <a:graphicData uri="http://schemas.microsoft.com/office/word/2010/wordprocessingShape">
                    <wps:wsp>
                      <wps:cNvSpPr txBox="1"/>
                      <wps:spPr>
                        <a:xfrm>
                          <a:off x="0" y="0"/>
                          <a:ext cx="2159635" cy="173355"/>
                        </a:xfrm>
                        <a:prstGeom prst="rect">
                          <a:avLst/>
                        </a:prstGeom>
                        <a:solidFill>
                          <a:prstClr val="white"/>
                        </a:solidFill>
                        <a:ln>
                          <a:noFill/>
                        </a:ln>
                      </wps:spPr>
                      <wps:txbx>
                        <w:txbxContent>
                          <w:p w14:paraId="3A481E8B" w14:textId="44995711" w:rsidR="00B67DC3" w:rsidRPr="009B20B7" w:rsidRDefault="00B67DC3" w:rsidP="009742AD">
                            <w:pPr>
                              <w:pStyle w:val="Caption"/>
                              <w:jc w:val="center"/>
                              <w:rPr>
                                <w:lang w:val="en-US"/>
                              </w:rPr>
                            </w:pPr>
                            <w:bookmarkStart w:id="64" w:name="_Toc219055039"/>
                            <w:r>
                              <w:t xml:space="preserve">Figure </w:t>
                            </w:r>
                            <w:fldSimple w:instr=" SEQ Figure \* ARABIC ">
                              <w:r w:rsidR="00B86A0C">
                                <w:rPr>
                                  <w:noProof/>
                                </w:rPr>
                                <w:t>20</w:t>
                              </w:r>
                            </w:fldSimple>
                            <w:r>
                              <w:rPr>
                                <w:lang w:val="en-US"/>
                              </w:rPr>
                              <w:t xml:space="preserve"> Folder Structure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DEEC3" id="_x0000_s1036" type="#_x0000_t202" style="position:absolute;margin-left:0;margin-top:682.7pt;width:170.05pt;height:13.6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" stroked="f">
                <v:textbox inset="0,0,0,0">
                  <w:txbxContent>
                    <w:p w14:paraId="3A481E8B" w14:textId="44995711" w:rsidR="00B67DC3" w:rsidRPr="009B20B7" w:rsidRDefault="00B67DC3" w:rsidP="009742AD">
                      <w:pPr>
                        <w:pStyle w:val="Caption"/>
                        <w:jc w:val="center"/>
                        <w:rPr>
                          <w:lang w:val="en-US"/>
                        </w:rPr>
                      </w:pPr>
                      <w:bookmarkStart w:id="65" w:name="_Toc219055039"/>
                      <w:r>
                        <w:t xml:space="preserve">Figure </w:t>
                      </w:r>
                      <w:fldSimple w:instr=" SEQ Figure \* ARABIC ">
                        <w:r w:rsidR="00B86A0C">
                          <w:rPr>
                            <w:noProof/>
                          </w:rPr>
                          <w:t>20</w:t>
                        </w:r>
                      </w:fldSimple>
                      <w:r>
                        <w:rPr>
                          <w:lang w:val="en-US"/>
                        </w:rPr>
                        <w:t xml:space="preserve"> Folder Structure</w:t>
                      </w:r>
                      <w:bookmarkEnd w:id="65"/>
                    </w:p>
                  </w:txbxContent>
                </v:textbox>
                <w10:wrap type="topAndBottom" anchorx="margin"/>
              </v:shape>
            </w:pict>
          </mc:Fallback>
        </mc:AlternateContent>
      </w:r>
      <w:r w:rsidRPr="00844042">
        <w:rPr>
          <w:rFonts w:ascii="Times New Roman" w:hAnsi="Times New Roman" w:cs="Times New Roman"/>
          <w:noProof/>
          <w:lang w:val="en-US"/>
        </w:rPr>
        <w:drawing>
          <wp:anchor distT="0" distB="0" distL="114300" distR="114300" simplePos="0" relativeHeight="251658254" behindDoc="0" locked="0" layoutInCell="1" allowOverlap="1" wp14:anchorId="21DEA602" wp14:editId="4B362887">
            <wp:simplePos x="0" y="0"/>
            <wp:positionH relativeFrom="margin">
              <wp:posOffset>1072055</wp:posOffset>
            </wp:positionH>
            <wp:positionV relativeFrom="paragraph">
              <wp:posOffset>182</wp:posOffset>
            </wp:positionV>
            <wp:extent cx="3941379" cy="8517074"/>
            <wp:effectExtent l="0" t="0" r="2540" b="0"/>
            <wp:wrapTopAndBottom/>
            <wp:docPr id="169468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81734" name=""/>
                    <pic:cNvPicPr/>
                  </pic:nvPicPr>
                  <pic:blipFill rotWithShape="1">
                    <a:blip r:embed="rId37">
                      <a:extLst>
                        <a:ext uri="{28A0092B-C50C-407E-A947-70E740481C1C}">
                          <a14:useLocalDpi xmlns:a14="http://schemas.microsoft.com/office/drawing/2010/main" val="0"/>
                        </a:ext>
                      </a:extLst>
                    </a:blip>
                    <a:srcRect l="2126" r="1951"/>
                    <a:stretch>
                      <a:fillRect/>
                    </a:stretch>
                  </pic:blipFill>
                  <pic:spPr bwMode="auto">
                    <a:xfrm>
                      <a:off x="0" y="0"/>
                      <a:ext cx="3942970" cy="8520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4BA940" w14:textId="3E15A74A" w:rsidR="009742AD" w:rsidRPr="00844042" w:rsidRDefault="00B2374F" w:rsidP="003E28A5">
      <w:pPr>
        <w:pStyle w:val="Heading2"/>
        <w:rPr>
          <w:rFonts w:ascii="Times New Roman" w:hAnsi="Times New Roman" w:cs="Times New Roman"/>
          <w:lang w:val="en-US"/>
        </w:rPr>
      </w:pPr>
      <w:bookmarkStart w:id="66" w:name="_Toc219054997"/>
      <w:r w:rsidRPr="00844042">
        <w:rPr>
          <w:rFonts w:ascii="Times New Roman" w:hAnsi="Times New Roman" w:cs="Times New Roman"/>
          <w:lang w:val="en-US"/>
        </w:rPr>
        <w:lastRenderedPageBreak/>
        <w:t>5.3 Summary</w:t>
      </w:r>
      <w:bookmarkEnd w:id="66"/>
    </w:p>
    <w:p w14:paraId="56BA0360" w14:textId="034FC167" w:rsidR="00B94C67" w:rsidRPr="00844042" w:rsidRDefault="000F64A9" w:rsidP="000F64A9">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system design has become active through SPEEDY with actual use happening now. The technical combination of technologies in this example was Java, Spring Boot, Thymeleaf, PostgreSQL and contemporary front-end technologies. This combination of technologies gives the user a lightweight, secure and convenient platform for operating local based bike hire business. We have successfully implemented all primary modules (such as Customer registration, Bike allocation, Rental Tracking, Automated Billing, STK Push Payment, and Offline Support) and they are functional in an operational capacity.</w:t>
      </w:r>
    </w:p>
    <w:p w14:paraId="25BB4045" w14:textId="77777777" w:rsidR="00B94C67" w:rsidRPr="00844042" w:rsidRDefault="00B94C67">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144A5947" w14:textId="12E09A9E" w:rsidR="00B2374F" w:rsidRPr="00844042" w:rsidRDefault="00204F09" w:rsidP="003E28A5">
      <w:pPr>
        <w:pStyle w:val="Heading1"/>
        <w:rPr>
          <w:rFonts w:ascii="Times New Roman" w:hAnsi="Times New Roman" w:cs="Times New Roman"/>
          <w:lang w:val="en-US"/>
        </w:rPr>
      </w:pPr>
      <w:bookmarkStart w:id="67" w:name="_Toc219054998"/>
      <w:r w:rsidRPr="00844042">
        <w:rPr>
          <w:rFonts w:ascii="Times New Roman" w:hAnsi="Times New Roman" w:cs="Times New Roman"/>
          <w:lang w:val="en-US"/>
        </w:rPr>
        <w:lastRenderedPageBreak/>
        <w:t>CHAPTER SIX: SYSTEM TESTING AND EVALUATION</w:t>
      </w:r>
      <w:bookmarkEnd w:id="67"/>
    </w:p>
    <w:p w14:paraId="7BB4697F" w14:textId="04A6BF98" w:rsidR="00DA5139" w:rsidRPr="00844042" w:rsidRDefault="00DA5139" w:rsidP="003E28A5">
      <w:pPr>
        <w:pStyle w:val="Heading2"/>
        <w:rPr>
          <w:rFonts w:ascii="Times New Roman" w:hAnsi="Times New Roman" w:cs="Times New Roman"/>
          <w:lang w:val="en-US"/>
        </w:rPr>
      </w:pPr>
      <w:bookmarkStart w:id="68" w:name="_Toc219054999"/>
      <w:r w:rsidRPr="00844042">
        <w:rPr>
          <w:rFonts w:ascii="Times New Roman" w:hAnsi="Times New Roman" w:cs="Times New Roman"/>
          <w:lang w:val="en-US"/>
        </w:rPr>
        <w:t>Testing Strategy</w:t>
      </w:r>
      <w:bookmarkEnd w:id="68"/>
    </w:p>
    <w:p w14:paraId="5DF8ECDE" w14:textId="3BBD0FB8" w:rsidR="00DA5139" w:rsidRPr="00844042" w:rsidRDefault="00DA5139" w:rsidP="00DA5139">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overall goal of the system testing of SPEEDY was to demonstrate that the system meets both the functional and non-functional requirements and to ensure the reliable operation of the system in a typical campus bike hire environment. The testing process focused on confirmation of the accuracy, usability, performance, and security of the system. The following approaches to system testing were taken:</w:t>
      </w:r>
    </w:p>
    <w:p w14:paraId="5E5E75FC" w14:textId="77777777" w:rsidR="00DA5139" w:rsidRPr="00844042" w:rsidRDefault="00DA5139" w:rsidP="00DA5139">
      <w:pPr>
        <w:spacing w:line="480" w:lineRule="auto"/>
        <w:rPr>
          <w:rFonts w:ascii="Times New Roman" w:hAnsi="Times New Roman" w:cs="Times New Roman"/>
          <w:sz w:val="28"/>
          <w:szCs w:val="28"/>
          <w:lang w:val="en-US"/>
        </w:rPr>
      </w:pPr>
    </w:p>
    <w:p w14:paraId="79C4B3C1" w14:textId="682B40B6" w:rsidR="00DA5139" w:rsidRPr="00844042" w:rsidRDefault="00DA5139" w:rsidP="003E28A5">
      <w:pPr>
        <w:pStyle w:val="Heading2"/>
        <w:rPr>
          <w:rFonts w:ascii="Times New Roman" w:hAnsi="Times New Roman" w:cs="Times New Roman"/>
          <w:lang w:val="en-US"/>
        </w:rPr>
      </w:pPr>
      <w:bookmarkStart w:id="69" w:name="_Toc219055000"/>
      <w:r w:rsidRPr="00844042">
        <w:rPr>
          <w:rFonts w:ascii="Times New Roman" w:hAnsi="Times New Roman" w:cs="Times New Roman"/>
          <w:lang w:val="en-US"/>
        </w:rPr>
        <w:t>6.1 Unit Testing</w:t>
      </w:r>
      <w:bookmarkEnd w:id="69"/>
    </w:p>
    <w:p w14:paraId="0A30F365" w14:textId="77777777" w:rsidR="00DA5139" w:rsidRPr="00844042" w:rsidRDefault="00DA5139" w:rsidP="00DA5139">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test of each system component (or module) was a Unit test. Unit testing verifies that each module works properly. The major units tested include the login authentication, bike allocation logic, rental duration calculation, and calculation of billing. Each of these unit tests ensured that, for a given input, the module will produce the same output as specified, before integrating the module with other modules.</w:t>
      </w:r>
    </w:p>
    <w:p w14:paraId="24A361E8" w14:textId="77777777" w:rsidR="00AC3021" w:rsidRPr="00844042" w:rsidRDefault="00AC3021" w:rsidP="00AC3021">
      <w:pPr>
        <w:keepNext/>
        <w:spacing w:line="480" w:lineRule="auto"/>
        <w:rPr>
          <w:rFonts w:ascii="Times New Roman" w:hAnsi="Times New Roman" w:cs="Times New Roman"/>
        </w:rPr>
      </w:pPr>
      <w:r w:rsidRPr="00844042">
        <w:rPr>
          <w:rFonts w:ascii="Times New Roman" w:hAnsi="Times New Roman" w:cs="Times New Roman"/>
          <w:noProof/>
          <w:sz w:val="28"/>
          <w:szCs w:val="28"/>
          <w:lang w:val="en-US"/>
        </w:rPr>
        <w:lastRenderedPageBreak/>
        <w:drawing>
          <wp:inline distT="0" distB="0" distL="0" distR="0" wp14:anchorId="2C3A2ACD" wp14:editId="50C75EAD">
            <wp:extent cx="6177516" cy="3272865"/>
            <wp:effectExtent l="0" t="0" r="0" b="3810"/>
            <wp:docPr id="85448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83287" name=""/>
                    <pic:cNvPicPr/>
                  </pic:nvPicPr>
                  <pic:blipFill>
                    <a:blip r:embed="rId38"/>
                    <a:stretch>
                      <a:fillRect/>
                    </a:stretch>
                  </pic:blipFill>
                  <pic:spPr>
                    <a:xfrm>
                      <a:off x="0" y="0"/>
                      <a:ext cx="6181908" cy="3275192"/>
                    </a:xfrm>
                    <a:prstGeom prst="rect">
                      <a:avLst/>
                    </a:prstGeom>
                  </pic:spPr>
                </pic:pic>
              </a:graphicData>
            </a:graphic>
          </wp:inline>
        </w:drawing>
      </w:r>
    </w:p>
    <w:p w14:paraId="1C298D51" w14:textId="2668F699" w:rsidR="00DA5139" w:rsidRPr="00844042" w:rsidRDefault="00AC3021" w:rsidP="00AC3021">
      <w:pPr>
        <w:pStyle w:val="Caption"/>
        <w:rPr>
          <w:rFonts w:ascii="Times New Roman" w:hAnsi="Times New Roman" w:cs="Times New Roman"/>
          <w:sz w:val="28"/>
          <w:szCs w:val="28"/>
          <w:lang w:val="en-US"/>
        </w:rPr>
      </w:pPr>
      <w:bookmarkStart w:id="70" w:name="_Toc219055040"/>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21</w:t>
      </w:r>
      <w:r w:rsidRPr="00844042">
        <w:rPr>
          <w:rFonts w:ascii="Times New Roman" w:hAnsi="Times New Roman" w:cs="Times New Roman"/>
        </w:rPr>
        <w:fldChar w:fldCharType="end"/>
      </w:r>
      <w:r w:rsidRPr="00844042">
        <w:rPr>
          <w:rFonts w:ascii="Times New Roman" w:hAnsi="Times New Roman" w:cs="Times New Roman"/>
          <w:lang w:val="en-US"/>
        </w:rPr>
        <w:t xml:space="preserve"> Unit Testing Module</w:t>
      </w:r>
      <w:bookmarkEnd w:id="70"/>
    </w:p>
    <w:p w14:paraId="12F61BF9" w14:textId="77777777" w:rsidR="00DA5139" w:rsidRPr="00844042" w:rsidRDefault="00DA5139" w:rsidP="00DA5139">
      <w:pPr>
        <w:spacing w:line="480" w:lineRule="auto"/>
        <w:rPr>
          <w:rFonts w:ascii="Times New Roman" w:hAnsi="Times New Roman" w:cs="Times New Roman"/>
          <w:sz w:val="28"/>
          <w:szCs w:val="28"/>
          <w:lang w:val="en-US"/>
        </w:rPr>
      </w:pPr>
    </w:p>
    <w:p w14:paraId="22489463" w14:textId="458F9F00" w:rsidR="00DA5139" w:rsidRPr="00844042" w:rsidRDefault="00DA5139" w:rsidP="003E28A5">
      <w:pPr>
        <w:pStyle w:val="Heading2"/>
        <w:rPr>
          <w:rFonts w:ascii="Times New Roman" w:hAnsi="Times New Roman" w:cs="Times New Roman"/>
          <w:lang w:val="en-US"/>
        </w:rPr>
      </w:pPr>
      <w:bookmarkStart w:id="71" w:name="_Toc219055001"/>
      <w:r w:rsidRPr="00844042">
        <w:rPr>
          <w:rFonts w:ascii="Times New Roman" w:hAnsi="Times New Roman" w:cs="Times New Roman"/>
          <w:lang w:val="en-US"/>
        </w:rPr>
        <w:t>6.2 Integration Testing</w:t>
      </w:r>
      <w:bookmarkEnd w:id="71"/>
    </w:p>
    <w:p w14:paraId="66573C90" w14:textId="55716232" w:rsidR="00204F09" w:rsidRPr="00844042" w:rsidRDefault="00DA5139" w:rsidP="00DA5139">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Integration testing was performed to confirm the proper operation of all system modules working together. Integration testing consisted of testing the interaction between the Front-End (Thymeleaf templates), Back-End services (Spring Boot controllers and services), Database (PostgreSQL via JDBC), and Third-Party Services (STK Push Payment APIs). Integration testing ensures that data flows properly through the layers of the system without any errors.</w:t>
      </w:r>
    </w:p>
    <w:p w14:paraId="22FB76A2" w14:textId="77777777" w:rsidR="000C627F" w:rsidRPr="00844042" w:rsidRDefault="000C627F" w:rsidP="000C627F">
      <w:pPr>
        <w:keepNext/>
        <w:spacing w:line="480" w:lineRule="auto"/>
        <w:rPr>
          <w:rFonts w:ascii="Times New Roman" w:hAnsi="Times New Roman" w:cs="Times New Roman"/>
        </w:rPr>
      </w:pPr>
      <w:r w:rsidRPr="00844042">
        <w:rPr>
          <w:rFonts w:ascii="Times New Roman" w:hAnsi="Times New Roman" w:cs="Times New Roman"/>
          <w:noProof/>
          <w:sz w:val="28"/>
          <w:szCs w:val="28"/>
          <w:lang w:val="en-US"/>
        </w:rPr>
        <w:lastRenderedPageBreak/>
        <w:drawing>
          <wp:inline distT="0" distB="0" distL="0" distR="0" wp14:anchorId="63DC77C2" wp14:editId="594A380A">
            <wp:extent cx="6298387" cy="2550477"/>
            <wp:effectExtent l="0" t="0" r="7620" b="2540"/>
            <wp:docPr id="62636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68294" name=""/>
                    <pic:cNvPicPr/>
                  </pic:nvPicPr>
                  <pic:blipFill>
                    <a:blip r:embed="rId39"/>
                    <a:stretch>
                      <a:fillRect/>
                    </a:stretch>
                  </pic:blipFill>
                  <pic:spPr>
                    <a:xfrm>
                      <a:off x="0" y="0"/>
                      <a:ext cx="6334434" cy="2565074"/>
                    </a:xfrm>
                    <a:prstGeom prst="rect">
                      <a:avLst/>
                    </a:prstGeom>
                  </pic:spPr>
                </pic:pic>
              </a:graphicData>
            </a:graphic>
          </wp:inline>
        </w:drawing>
      </w:r>
    </w:p>
    <w:p w14:paraId="45639791" w14:textId="11F9CF5B" w:rsidR="00875845" w:rsidRPr="00844042" w:rsidRDefault="000C627F" w:rsidP="000C627F">
      <w:pPr>
        <w:pStyle w:val="Caption"/>
        <w:rPr>
          <w:rFonts w:ascii="Times New Roman" w:hAnsi="Times New Roman" w:cs="Times New Roman"/>
        </w:rPr>
      </w:pPr>
      <w:bookmarkStart w:id="72" w:name="_Toc219055041"/>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22</w:t>
      </w:r>
      <w:r w:rsidRPr="00844042">
        <w:rPr>
          <w:rFonts w:ascii="Times New Roman" w:hAnsi="Times New Roman" w:cs="Times New Roman"/>
        </w:rPr>
        <w:fldChar w:fldCharType="end"/>
      </w:r>
      <w:r w:rsidRPr="00844042">
        <w:rPr>
          <w:rFonts w:ascii="Times New Roman" w:hAnsi="Times New Roman" w:cs="Times New Roman"/>
          <w:lang w:val="en-US"/>
        </w:rPr>
        <w:t xml:space="preserve"> Frontend-Backend Integration</w:t>
      </w:r>
      <w:bookmarkEnd w:id="72"/>
    </w:p>
    <w:p w14:paraId="3172C037" w14:textId="77777777" w:rsidR="000C627F" w:rsidRPr="00844042" w:rsidRDefault="000C627F" w:rsidP="000C627F">
      <w:pPr>
        <w:rPr>
          <w:rFonts w:ascii="Times New Roman" w:hAnsi="Times New Roman" w:cs="Times New Roman"/>
          <w:lang w:val="en-US"/>
        </w:rPr>
      </w:pPr>
    </w:p>
    <w:p w14:paraId="5EE75BA6" w14:textId="77777777" w:rsidR="000C627F" w:rsidRPr="00844042" w:rsidRDefault="000C627F" w:rsidP="000C627F">
      <w:pPr>
        <w:rPr>
          <w:rFonts w:ascii="Times New Roman" w:hAnsi="Times New Roman" w:cs="Times New Roman"/>
          <w:i/>
          <w:iCs/>
          <w:color w:val="0E2841" w:themeColor="text2"/>
          <w:sz w:val="18"/>
          <w:szCs w:val="18"/>
        </w:rPr>
      </w:pPr>
    </w:p>
    <w:p w14:paraId="794B70C5" w14:textId="21F72A80" w:rsidR="009D6283" w:rsidRPr="00844042" w:rsidRDefault="009D6283" w:rsidP="003E28A5">
      <w:pPr>
        <w:pStyle w:val="Heading3"/>
        <w:rPr>
          <w:rFonts w:ascii="Times New Roman" w:hAnsi="Times New Roman" w:cs="Times New Roman"/>
          <w:lang w:val="en-US"/>
        </w:rPr>
      </w:pPr>
      <w:bookmarkStart w:id="73" w:name="_Toc219055002"/>
      <w:r w:rsidRPr="00844042">
        <w:rPr>
          <w:rFonts w:ascii="Times New Roman" w:hAnsi="Times New Roman" w:cs="Times New Roman"/>
          <w:lang w:val="en-US"/>
        </w:rPr>
        <w:t>6.1.3 Manual Testing</w:t>
      </w:r>
      <w:bookmarkEnd w:id="73"/>
    </w:p>
    <w:p w14:paraId="49AE114D" w14:textId="5E323BB0" w:rsidR="000C627F" w:rsidRPr="00844042" w:rsidRDefault="009D6283" w:rsidP="009D6283">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In a local bicycle rental store, an operator ran through various common actions that would happen when customers were using the system manually (e.g., registering bike rentals, assigning a bike, recording bike rental transactions, returning the bike, receiving payment). With the use of manual testing, user-friendly issues for non-technical users were identified. In addition, offline and USSD testing scenarios were used to confirm that the system was still usable even with limited connectivity.</w:t>
      </w:r>
    </w:p>
    <w:p w14:paraId="5A262753" w14:textId="77777777" w:rsidR="00631F12" w:rsidRPr="00844042" w:rsidRDefault="00631F12" w:rsidP="009D6283">
      <w:pPr>
        <w:spacing w:line="480" w:lineRule="auto"/>
        <w:rPr>
          <w:rFonts w:ascii="Times New Roman" w:hAnsi="Times New Roman" w:cs="Times New Roman"/>
          <w:sz w:val="28"/>
          <w:szCs w:val="28"/>
          <w:lang w:val="en-US"/>
        </w:rPr>
      </w:pPr>
    </w:p>
    <w:p w14:paraId="419E92EF" w14:textId="77777777" w:rsidR="00631F12" w:rsidRPr="00844042" w:rsidRDefault="00631F12" w:rsidP="009D6283">
      <w:pPr>
        <w:spacing w:line="480" w:lineRule="auto"/>
        <w:rPr>
          <w:rFonts w:ascii="Times New Roman" w:hAnsi="Times New Roman" w:cs="Times New Roman"/>
          <w:sz w:val="28"/>
          <w:szCs w:val="28"/>
          <w:lang w:val="en-US"/>
        </w:rPr>
      </w:pPr>
    </w:p>
    <w:p w14:paraId="3B7D025E" w14:textId="77777777" w:rsidR="00631F12" w:rsidRPr="00844042" w:rsidRDefault="00631F12" w:rsidP="009D6283">
      <w:pPr>
        <w:spacing w:line="480" w:lineRule="auto"/>
        <w:rPr>
          <w:rFonts w:ascii="Times New Roman" w:hAnsi="Times New Roman" w:cs="Times New Roman"/>
          <w:sz w:val="28"/>
          <w:szCs w:val="28"/>
          <w:lang w:val="en-US"/>
        </w:rPr>
      </w:pPr>
    </w:p>
    <w:p w14:paraId="7778B5BB" w14:textId="054CB722" w:rsidR="00685CA3" w:rsidRPr="00844042" w:rsidRDefault="00BB18BB" w:rsidP="009D6283">
      <w:pPr>
        <w:spacing w:line="480" w:lineRule="auto"/>
        <w:rPr>
          <w:rFonts w:ascii="Times New Roman" w:hAnsi="Times New Roman" w:cs="Times New Roman"/>
          <w:sz w:val="28"/>
          <w:szCs w:val="28"/>
          <w:lang w:val="en-US"/>
        </w:rPr>
      </w:pPr>
      <w:r w:rsidRPr="00844042">
        <w:rPr>
          <w:rFonts w:ascii="Times New Roman" w:hAnsi="Times New Roman" w:cs="Times New Roman"/>
          <w:noProof/>
        </w:rPr>
        <w:lastRenderedPageBreak/>
        <mc:AlternateContent>
          <mc:Choice Requires="wps">
            <w:drawing>
              <wp:anchor distT="0" distB="0" distL="114300" distR="114300" simplePos="0" relativeHeight="251658257" behindDoc="0" locked="0" layoutInCell="1" allowOverlap="1" wp14:anchorId="3CA48E7B" wp14:editId="011EFE95">
                <wp:simplePos x="0" y="0"/>
                <wp:positionH relativeFrom="column">
                  <wp:posOffset>827405</wp:posOffset>
                </wp:positionH>
                <wp:positionV relativeFrom="paragraph">
                  <wp:posOffset>4271010</wp:posOffset>
                </wp:positionV>
                <wp:extent cx="4076700" cy="635"/>
                <wp:effectExtent l="0" t="0" r="0" b="0"/>
                <wp:wrapTopAndBottom/>
                <wp:docPr id="253020085" name="Text Box 1"/>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3DEF7B68" w14:textId="52452B42" w:rsidR="00BB18BB" w:rsidRPr="00AA783D" w:rsidRDefault="00BB18BB" w:rsidP="00BB18BB">
                            <w:pPr>
                              <w:pStyle w:val="Caption"/>
                              <w:rPr>
                                <w:rFonts w:ascii="Times New Roman" w:hAnsi="Times New Roman" w:cs="Times New Roman"/>
                                <w:sz w:val="28"/>
                                <w:szCs w:val="28"/>
                                <w:lang w:val="en-US"/>
                              </w:rPr>
                            </w:pPr>
                            <w:bookmarkStart w:id="74" w:name="_Toc219055042"/>
                            <w:r>
                              <w:t xml:space="preserve">Figure </w:t>
                            </w:r>
                            <w:fldSimple w:instr=" SEQ Figure \* ARABIC ">
                              <w:r w:rsidR="00B86A0C">
                                <w:rPr>
                                  <w:noProof/>
                                </w:rPr>
                                <w:t>23</w:t>
                              </w:r>
                            </w:fldSimple>
                            <w:r>
                              <w:rPr>
                                <w:lang w:val="en-US"/>
                              </w:rPr>
                              <w:t xml:space="preserve"> Manual Testing For Session Stopping</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48E7B" id="_x0000_s1037" type="#_x0000_t202" style="position:absolute;margin-left:65.15pt;margin-top:336.3pt;width:321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" stroked="f">
                <v:textbox style="mso-fit-shape-to-text:t" inset="0,0,0,0">
                  <w:txbxContent>
                    <w:p w14:paraId="3DEF7B68" w14:textId="52452B42" w:rsidR="00BB18BB" w:rsidRPr="00AA783D" w:rsidRDefault="00BB18BB" w:rsidP="00BB18BB">
                      <w:pPr>
                        <w:pStyle w:val="Caption"/>
                        <w:rPr>
                          <w:rFonts w:ascii="Times New Roman" w:hAnsi="Times New Roman" w:cs="Times New Roman"/>
                          <w:sz w:val="28"/>
                          <w:szCs w:val="28"/>
                          <w:lang w:val="en-US"/>
                        </w:rPr>
                      </w:pPr>
                      <w:bookmarkStart w:id="75" w:name="_Toc219055042"/>
                      <w:r>
                        <w:t xml:space="preserve">Figure </w:t>
                      </w:r>
                      <w:fldSimple w:instr=" SEQ Figure \* ARABIC ">
                        <w:r w:rsidR="00B86A0C">
                          <w:rPr>
                            <w:noProof/>
                          </w:rPr>
                          <w:t>23</w:t>
                        </w:r>
                      </w:fldSimple>
                      <w:r>
                        <w:rPr>
                          <w:lang w:val="en-US"/>
                        </w:rPr>
                        <w:t xml:space="preserve"> Manual Testing For Session Stopping</w:t>
                      </w:r>
                      <w:bookmarkEnd w:id="75"/>
                    </w:p>
                  </w:txbxContent>
                </v:textbox>
                <w10:wrap type="topAndBottom"/>
              </v:shape>
            </w:pict>
          </mc:Fallback>
        </mc:AlternateContent>
      </w:r>
      <w:r w:rsidRPr="00844042">
        <w:rPr>
          <w:rFonts w:ascii="Times New Roman" w:hAnsi="Times New Roman" w:cs="Times New Roman"/>
          <w:noProof/>
          <w:sz w:val="28"/>
          <w:szCs w:val="28"/>
          <w:lang w:val="en-US"/>
        </w:rPr>
        <w:drawing>
          <wp:anchor distT="0" distB="0" distL="114300" distR="114300" simplePos="0" relativeHeight="251658256" behindDoc="0" locked="0" layoutInCell="1" allowOverlap="1" wp14:anchorId="3930F1B9" wp14:editId="53876699">
            <wp:simplePos x="0" y="0"/>
            <wp:positionH relativeFrom="margin">
              <wp:align>center</wp:align>
            </wp:positionH>
            <wp:positionV relativeFrom="paragraph">
              <wp:posOffset>13648</wp:posOffset>
            </wp:positionV>
            <wp:extent cx="4077269" cy="4201111"/>
            <wp:effectExtent l="0" t="0" r="0" b="9525"/>
            <wp:wrapTopAndBottom/>
            <wp:docPr id="75818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86858" name=""/>
                    <pic:cNvPicPr/>
                  </pic:nvPicPr>
                  <pic:blipFill>
                    <a:blip r:embed="rId40">
                      <a:extLst>
                        <a:ext uri="{28A0092B-C50C-407E-A947-70E740481C1C}">
                          <a14:useLocalDpi xmlns:a14="http://schemas.microsoft.com/office/drawing/2010/main" val="0"/>
                        </a:ext>
                      </a:extLst>
                    </a:blip>
                    <a:stretch>
                      <a:fillRect/>
                    </a:stretch>
                  </pic:blipFill>
                  <pic:spPr>
                    <a:xfrm>
                      <a:off x="0" y="0"/>
                      <a:ext cx="4077269" cy="4201111"/>
                    </a:xfrm>
                    <a:prstGeom prst="rect">
                      <a:avLst/>
                    </a:prstGeom>
                  </pic:spPr>
                </pic:pic>
              </a:graphicData>
            </a:graphic>
          </wp:anchor>
        </w:drawing>
      </w:r>
    </w:p>
    <w:p w14:paraId="6B1A500B" w14:textId="77777777" w:rsidR="00685CA3" w:rsidRPr="00844042" w:rsidRDefault="00685CA3">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6B7D94C7" w14:textId="77777777" w:rsidR="00685CA3" w:rsidRPr="00844042" w:rsidRDefault="00685CA3" w:rsidP="003E28A5">
      <w:pPr>
        <w:pStyle w:val="Heading2"/>
        <w:rPr>
          <w:rFonts w:ascii="Times New Roman" w:hAnsi="Times New Roman" w:cs="Times New Roman"/>
          <w:lang w:val="en-US"/>
        </w:rPr>
      </w:pPr>
      <w:bookmarkStart w:id="76" w:name="_Toc219055003"/>
      <w:r w:rsidRPr="00844042">
        <w:rPr>
          <w:rFonts w:ascii="Times New Roman" w:hAnsi="Times New Roman" w:cs="Times New Roman"/>
          <w:lang w:val="en-US"/>
        </w:rPr>
        <w:lastRenderedPageBreak/>
        <w:t>6.2 Test Cases</w:t>
      </w:r>
      <w:bookmarkEnd w:id="76"/>
    </w:p>
    <w:p w14:paraId="10D03366" w14:textId="45F4052C" w:rsidR="007D12C1" w:rsidRPr="00844042" w:rsidRDefault="007D12C1" w:rsidP="007D12C1">
      <w:pPr>
        <w:pStyle w:val="Caption"/>
        <w:keepNext/>
        <w:rPr>
          <w:rFonts w:ascii="Times New Roman" w:hAnsi="Times New Roman" w:cs="Times New Roman"/>
        </w:rPr>
      </w:pPr>
      <w:r w:rsidRPr="00844042">
        <w:rPr>
          <w:rFonts w:ascii="Times New Roman" w:hAnsi="Times New Roman" w:cs="Times New Roman"/>
        </w:rPr>
        <w:t xml:space="preserve">Table </w:t>
      </w:r>
      <w:r w:rsidRPr="00844042">
        <w:rPr>
          <w:rFonts w:ascii="Times New Roman" w:hAnsi="Times New Roman" w:cs="Times New Roman"/>
        </w:rPr>
        <w:fldChar w:fldCharType="begin"/>
      </w:r>
      <w:r w:rsidRPr="00844042">
        <w:rPr>
          <w:rFonts w:ascii="Times New Roman" w:hAnsi="Times New Roman" w:cs="Times New Roman"/>
        </w:rPr>
        <w:instrText xml:space="preserve"> SEQ Table \* ARABIC </w:instrText>
      </w:r>
      <w:r w:rsidRPr="00844042">
        <w:rPr>
          <w:rFonts w:ascii="Times New Roman" w:hAnsi="Times New Roman" w:cs="Times New Roman"/>
        </w:rPr>
        <w:fldChar w:fldCharType="separate"/>
      </w:r>
      <w:r w:rsidR="008D368E" w:rsidRPr="00844042">
        <w:rPr>
          <w:rFonts w:ascii="Times New Roman" w:hAnsi="Times New Roman" w:cs="Times New Roman"/>
          <w:noProof/>
        </w:rPr>
        <w:t>2</w:t>
      </w:r>
      <w:r w:rsidRPr="00844042">
        <w:rPr>
          <w:rFonts w:ascii="Times New Roman" w:hAnsi="Times New Roman" w:cs="Times New Roman"/>
        </w:rPr>
        <w:fldChar w:fldCharType="end"/>
      </w:r>
      <w:r w:rsidRPr="00844042">
        <w:rPr>
          <w:rFonts w:ascii="Times New Roman" w:hAnsi="Times New Roman" w:cs="Times New Roman"/>
          <w:lang w:val="en-US"/>
        </w:rPr>
        <w:t xml:space="preserve"> Test Cases</w:t>
      </w:r>
      <w:r w:rsidR="00AC58F8" w:rsidRPr="00844042">
        <w:rPr>
          <w:rFonts w:ascii="Times New Roman" w:hAnsi="Times New Roman" w:cs="Times New Roman"/>
          <w:lang w:val="en-US"/>
        </w:rPr>
        <w:t xml:space="preserve"> </w:t>
      </w:r>
    </w:p>
    <w:tbl>
      <w:tblPr>
        <w:tblStyle w:val="ListTable4-Accent4"/>
        <w:tblW w:w="10075" w:type="dxa"/>
        <w:tblLook w:val="04A0" w:firstRow="1" w:lastRow="0" w:firstColumn="1" w:lastColumn="0" w:noHBand="0" w:noVBand="1"/>
      </w:tblPr>
      <w:tblGrid>
        <w:gridCol w:w="2050"/>
        <w:gridCol w:w="2915"/>
        <w:gridCol w:w="3072"/>
        <w:gridCol w:w="2038"/>
      </w:tblGrid>
      <w:tr w:rsidR="00843615" w:rsidRPr="00843615" w14:paraId="2D145DF5" w14:textId="77777777" w:rsidTr="001F4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5FE0"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Test Case</w:t>
            </w:r>
          </w:p>
        </w:tc>
        <w:tc>
          <w:tcPr>
            <w:tcW w:w="0" w:type="auto"/>
            <w:hideMark/>
          </w:tcPr>
          <w:p w14:paraId="5D84FB40" w14:textId="77777777" w:rsidR="00843615" w:rsidRPr="00843615" w:rsidRDefault="00843615" w:rsidP="00843615">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Input</w:t>
            </w:r>
          </w:p>
        </w:tc>
        <w:tc>
          <w:tcPr>
            <w:tcW w:w="0" w:type="auto"/>
            <w:hideMark/>
          </w:tcPr>
          <w:p w14:paraId="51A7AF26" w14:textId="77777777" w:rsidR="00843615" w:rsidRPr="00843615" w:rsidRDefault="00843615" w:rsidP="00843615">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Expected Output</w:t>
            </w:r>
          </w:p>
        </w:tc>
        <w:tc>
          <w:tcPr>
            <w:tcW w:w="2038" w:type="dxa"/>
            <w:hideMark/>
          </w:tcPr>
          <w:p w14:paraId="28F72A09" w14:textId="77777777" w:rsidR="00843615" w:rsidRPr="00843615" w:rsidRDefault="00843615" w:rsidP="00843615">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Result</w:t>
            </w:r>
          </w:p>
        </w:tc>
      </w:tr>
      <w:tr w:rsidR="00843615" w:rsidRPr="00843615" w14:paraId="729F69FB" w14:textId="77777777" w:rsidTr="001F4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54CCF"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User Login</w:t>
            </w:r>
          </w:p>
        </w:tc>
        <w:tc>
          <w:tcPr>
            <w:tcW w:w="0" w:type="auto"/>
            <w:hideMark/>
          </w:tcPr>
          <w:p w14:paraId="26405BA5"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Valid username and password</w:t>
            </w:r>
          </w:p>
        </w:tc>
        <w:tc>
          <w:tcPr>
            <w:tcW w:w="0" w:type="auto"/>
            <w:hideMark/>
          </w:tcPr>
          <w:p w14:paraId="0E08967F"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User successfully logged into the system</w:t>
            </w:r>
          </w:p>
        </w:tc>
        <w:tc>
          <w:tcPr>
            <w:tcW w:w="2038" w:type="dxa"/>
            <w:hideMark/>
          </w:tcPr>
          <w:p w14:paraId="7A824509"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Pass</w:t>
            </w:r>
          </w:p>
        </w:tc>
      </w:tr>
      <w:tr w:rsidR="00843615" w:rsidRPr="00843615" w14:paraId="5B054363" w14:textId="77777777" w:rsidTr="001F4ED3">
        <w:tc>
          <w:tcPr>
            <w:cnfStyle w:val="001000000000" w:firstRow="0" w:lastRow="0" w:firstColumn="1" w:lastColumn="0" w:oddVBand="0" w:evenVBand="0" w:oddHBand="0" w:evenHBand="0" w:firstRowFirstColumn="0" w:firstRowLastColumn="0" w:lastRowFirstColumn="0" w:lastRowLastColumn="0"/>
            <w:tcW w:w="0" w:type="auto"/>
            <w:hideMark/>
          </w:tcPr>
          <w:p w14:paraId="68B1C694"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User Login</w:t>
            </w:r>
          </w:p>
        </w:tc>
        <w:tc>
          <w:tcPr>
            <w:tcW w:w="0" w:type="auto"/>
            <w:hideMark/>
          </w:tcPr>
          <w:p w14:paraId="071C1A79"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Invalid credentials</w:t>
            </w:r>
          </w:p>
        </w:tc>
        <w:tc>
          <w:tcPr>
            <w:tcW w:w="0" w:type="auto"/>
            <w:hideMark/>
          </w:tcPr>
          <w:p w14:paraId="5C304D5A"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Access denied with error message</w:t>
            </w:r>
          </w:p>
        </w:tc>
        <w:tc>
          <w:tcPr>
            <w:tcW w:w="2038" w:type="dxa"/>
            <w:hideMark/>
          </w:tcPr>
          <w:p w14:paraId="441454C8"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Pass</w:t>
            </w:r>
          </w:p>
        </w:tc>
      </w:tr>
      <w:tr w:rsidR="00843615" w:rsidRPr="00843615" w14:paraId="54D47B38" w14:textId="77777777" w:rsidTr="001F4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718C9"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Register Customer</w:t>
            </w:r>
          </w:p>
        </w:tc>
        <w:tc>
          <w:tcPr>
            <w:tcW w:w="0" w:type="auto"/>
            <w:hideMark/>
          </w:tcPr>
          <w:p w14:paraId="697EBF78"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Name, phone number, collateral details</w:t>
            </w:r>
          </w:p>
        </w:tc>
        <w:tc>
          <w:tcPr>
            <w:tcW w:w="0" w:type="auto"/>
            <w:hideMark/>
          </w:tcPr>
          <w:p w14:paraId="3E844087"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Customer record saved successfully</w:t>
            </w:r>
          </w:p>
        </w:tc>
        <w:tc>
          <w:tcPr>
            <w:tcW w:w="2038" w:type="dxa"/>
            <w:hideMark/>
          </w:tcPr>
          <w:p w14:paraId="72AC3E07"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Pass</w:t>
            </w:r>
          </w:p>
        </w:tc>
      </w:tr>
      <w:tr w:rsidR="00843615" w:rsidRPr="00843615" w14:paraId="77F0DA93" w14:textId="77777777" w:rsidTr="001F4ED3">
        <w:tc>
          <w:tcPr>
            <w:cnfStyle w:val="001000000000" w:firstRow="0" w:lastRow="0" w:firstColumn="1" w:lastColumn="0" w:oddVBand="0" w:evenVBand="0" w:oddHBand="0" w:evenHBand="0" w:firstRowFirstColumn="0" w:firstRowLastColumn="0" w:lastRowFirstColumn="0" w:lastRowLastColumn="0"/>
            <w:tcW w:w="0" w:type="auto"/>
            <w:hideMark/>
          </w:tcPr>
          <w:p w14:paraId="7687E3BD"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Allocate Bike</w:t>
            </w:r>
          </w:p>
        </w:tc>
        <w:tc>
          <w:tcPr>
            <w:tcW w:w="0" w:type="auto"/>
            <w:hideMark/>
          </w:tcPr>
          <w:p w14:paraId="5638C60A"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Available bike selected</w:t>
            </w:r>
          </w:p>
        </w:tc>
        <w:tc>
          <w:tcPr>
            <w:tcW w:w="0" w:type="auto"/>
            <w:hideMark/>
          </w:tcPr>
          <w:p w14:paraId="5B125B8D"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Bike assigned and rental timer started</w:t>
            </w:r>
          </w:p>
        </w:tc>
        <w:tc>
          <w:tcPr>
            <w:tcW w:w="2038" w:type="dxa"/>
            <w:hideMark/>
          </w:tcPr>
          <w:p w14:paraId="6A4F1BF8"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Pass</w:t>
            </w:r>
          </w:p>
        </w:tc>
      </w:tr>
      <w:tr w:rsidR="00843615" w:rsidRPr="00843615" w14:paraId="16ADD29E" w14:textId="77777777" w:rsidTr="001F4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E1F4D"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Return Bike</w:t>
            </w:r>
          </w:p>
        </w:tc>
        <w:tc>
          <w:tcPr>
            <w:tcW w:w="0" w:type="auto"/>
            <w:hideMark/>
          </w:tcPr>
          <w:p w14:paraId="4903CE60"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Valid return action</w:t>
            </w:r>
          </w:p>
        </w:tc>
        <w:tc>
          <w:tcPr>
            <w:tcW w:w="0" w:type="auto"/>
            <w:hideMark/>
          </w:tcPr>
          <w:p w14:paraId="32110707"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Timer stopped and duration calculated</w:t>
            </w:r>
          </w:p>
        </w:tc>
        <w:tc>
          <w:tcPr>
            <w:tcW w:w="2038" w:type="dxa"/>
            <w:hideMark/>
          </w:tcPr>
          <w:p w14:paraId="52475C54"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Pass</w:t>
            </w:r>
          </w:p>
        </w:tc>
      </w:tr>
      <w:tr w:rsidR="00843615" w:rsidRPr="00843615" w14:paraId="270FCF6A" w14:textId="77777777" w:rsidTr="001F4ED3">
        <w:tc>
          <w:tcPr>
            <w:cnfStyle w:val="001000000000" w:firstRow="0" w:lastRow="0" w:firstColumn="1" w:lastColumn="0" w:oddVBand="0" w:evenVBand="0" w:oddHBand="0" w:evenHBand="0" w:firstRowFirstColumn="0" w:firstRowLastColumn="0" w:lastRowFirstColumn="0" w:lastRowLastColumn="0"/>
            <w:tcW w:w="0" w:type="auto"/>
            <w:hideMark/>
          </w:tcPr>
          <w:p w14:paraId="2575B18B"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Billing Calculation</w:t>
            </w:r>
          </w:p>
        </w:tc>
        <w:tc>
          <w:tcPr>
            <w:tcW w:w="0" w:type="auto"/>
            <w:hideMark/>
          </w:tcPr>
          <w:p w14:paraId="2F28F98A"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Rental duration and bike rate</w:t>
            </w:r>
          </w:p>
        </w:tc>
        <w:tc>
          <w:tcPr>
            <w:tcW w:w="0" w:type="auto"/>
            <w:hideMark/>
          </w:tcPr>
          <w:p w14:paraId="51F9E704"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Correct rental amount generated</w:t>
            </w:r>
          </w:p>
        </w:tc>
        <w:tc>
          <w:tcPr>
            <w:tcW w:w="2038" w:type="dxa"/>
            <w:hideMark/>
          </w:tcPr>
          <w:p w14:paraId="7B207405"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Pass</w:t>
            </w:r>
          </w:p>
        </w:tc>
      </w:tr>
      <w:tr w:rsidR="00843615" w:rsidRPr="00843615" w14:paraId="2D14BA3C" w14:textId="77777777" w:rsidTr="001F4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4E90E"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STK Push Payment</w:t>
            </w:r>
          </w:p>
        </w:tc>
        <w:tc>
          <w:tcPr>
            <w:tcW w:w="0" w:type="auto"/>
            <w:hideMark/>
          </w:tcPr>
          <w:p w14:paraId="7FBD85DD"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Customer phone number and amount</w:t>
            </w:r>
          </w:p>
        </w:tc>
        <w:tc>
          <w:tcPr>
            <w:tcW w:w="0" w:type="auto"/>
            <w:hideMark/>
          </w:tcPr>
          <w:p w14:paraId="24C56FF0"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Payment request sent and confirmed</w:t>
            </w:r>
          </w:p>
        </w:tc>
        <w:tc>
          <w:tcPr>
            <w:tcW w:w="2038" w:type="dxa"/>
            <w:hideMark/>
          </w:tcPr>
          <w:p w14:paraId="45641F62" w14:textId="77777777" w:rsidR="00843615" w:rsidRPr="00843615" w:rsidRDefault="00843615" w:rsidP="00843615">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Pass</w:t>
            </w:r>
          </w:p>
        </w:tc>
      </w:tr>
      <w:tr w:rsidR="00843615" w:rsidRPr="00843615" w14:paraId="4C7CB35A" w14:textId="77777777" w:rsidTr="001F4ED3">
        <w:tc>
          <w:tcPr>
            <w:cnfStyle w:val="001000000000" w:firstRow="0" w:lastRow="0" w:firstColumn="1" w:lastColumn="0" w:oddVBand="0" w:evenVBand="0" w:oddHBand="0" w:evenHBand="0" w:firstRowFirstColumn="0" w:firstRowLastColumn="0" w:lastRowFirstColumn="0" w:lastRowLastColumn="0"/>
            <w:tcW w:w="0" w:type="auto"/>
            <w:hideMark/>
          </w:tcPr>
          <w:p w14:paraId="0F395C27" w14:textId="77777777" w:rsidR="00843615" w:rsidRPr="00843615" w:rsidRDefault="00843615" w:rsidP="00843615">
            <w:pPr>
              <w:spacing w:after="160" w:line="480" w:lineRule="auto"/>
              <w:rPr>
                <w:rFonts w:ascii="Times New Roman" w:hAnsi="Times New Roman" w:cs="Times New Roman"/>
                <w:sz w:val="28"/>
                <w:szCs w:val="28"/>
              </w:rPr>
            </w:pPr>
            <w:r w:rsidRPr="00843615">
              <w:rPr>
                <w:rFonts w:ascii="Times New Roman" w:hAnsi="Times New Roman" w:cs="Times New Roman"/>
                <w:sz w:val="28"/>
                <w:szCs w:val="28"/>
              </w:rPr>
              <w:t>Record Storage</w:t>
            </w:r>
          </w:p>
        </w:tc>
        <w:tc>
          <w:tcPr>
            <w:tcW w:w="0" w:type="auto"/>
            <w:hideMark/>
          </w:tcPr>
          <w:p w14:paraId="2690FB2B"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Completed rental session</w:t>
            </w:r>
          </w:p>
        </w:tc>
        <w:tc>
          <w:tcPr>
            <w:tcW w:w="0" w:type="auto"/>
            <w:hideMark/>
          </w:tcPr>
          <w:p w14:paraId="23006089"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Rental saved for analytics</w:t>
            </w:r>
          </w:p>
        </w:tc>
        <w:tc>
          <w:tcPr>
            <w:tcW w:w="2038" w:type="dxa"/>
            <w:hideMark/>
          </w:tcPr>
          <w:p w14:paraId="60843F49" w14:textId="77777777" w:rsidR="00843615" w:rsidRPr="00843615" w:rsidRDefault="00843615" w:rsidP="00843615">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3615">
              <w:rPr>
                <w:rFonts w:ascii="Times New Roman" w:hAnsi="Times New Roman" w:cs="Times New Roman"/>
                <w:sz w:val="28"/>
                <w:szCs w:val="28"/>
              </w:rPr>
              <w:t>Pass</w:t>
            </w:r>
          </w:p>
        </w:tc>
      </w:tr>
    </w:tbl>
    <w:p w14:paraId="2B340265" w14:textId="71DF9A2C" w:rsidR="003522A4" w:rsidRPr="00844042" w:rsidRDefault="003522A4" w:rsidP="009D6283">
      <w:pPr>
        <w:spacing w:line="480" w:lineRule="auto"/>
        <w:rPr>
          <w:rFonts w:ascii="Times New Roman" w:hAnsi="Times New Roman" w:cs="Times New Roman"/>
          <w:sz w:val="28"/>
          <w:szCs w:val="28"/>
          <w:lang w:val="en-US"/>
        </w:rPr>
      </w:pPr>
    </w:p>
    <w:p w14:paraId="2A2A725C" w14:textId="5E5FACA4" w:rsidR="003522A4" w:rsidRPr="00844042" w:rsidRDefault="003522A4">
      <w:pPr>
        <w:rPr>
          <w:rFonts w:ascii="Times New Roman" w:hAnsi="Times New Roman" w:cs="Times New Roman"/>
          <w:sz w:val="28"/>
          <w:szCs w:val="28"/>
          <w:lang w:val="en-US"/>
        </w:rPr>
      </w:pPr>
    </w:p>
    <w:p w14:paraId="77A7D8EA" w14:textId="77777777" w:rsidR="00F508EA" w:rsidRPr="00844042" w:rsidRDefault="00F508EA" w:rsidP="003E28A5">
      <w:pPr>
        <w:pStyle w:val="Heading2"/>
        <w:rPr>
          <w:rFonts w:ascii="Times New Roman" w:hAnsi="Times New Roman" w:cs="Times New Roman"/>
          <w:lang w:val="en-US"/>
        </w:rPr>
      </w:pPr>
      <w:bookmarkStart w:id="77" w:name="_Toc219055004"/>
      <w:r w:rsidRPr="00844042">
        <w:rPr>
          <w:rFonts w:ascii="Times New Roman" w:hAnsi="Times New Roman" w:cs="Times New Roman"/>
          <w:lang w:val="en-US"/>
        </w:rPr>
        <w:t>6.3 Results and Discussions</w:t>
      </w:r>
      <w:bookmarkEnd w:id="77"/>
    </w:p>
    <w:p w14:paraId="61CA9CC0" w14:textId="388D5445" w:rsidR="00F508EA" w:rsidRDefault="00F508EA" w:rsidP="00F508EA">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outcomes derived from TESTING validate that SPEEDY has achieved the requirements established for the campaign. With respect to user authentication and session management, both were very dependable and achieved their objectives. The TESTING sessions confirmed that OPERATORS would benefit from user-friendly processes and require no technical experience. Offline/USSD INTERACTIONS confirmed that the app was appropriate for the USE on CAMPUS where INSURGENCY was AWFUL.</w:t>
      </w:r>
    </w:p>
    <w:p w14:paraId="01E74F93" w14:textId="77777777" w:rsidR="007924FC" w:rsidRPr="00844042" w:rsidRDefault="007924FC" w:rsidP="00F508EA">
      <w:pPr>
        <w:spacing w:line="480" w:lineRule="auto"/>
        <w:rPr>
          <w:rFonts w:ascii="Times New Roman" w:hAnsi="Times New Roman" w:cs="Times New Roman"/>
          <w:sz w:val="28"/>
          <w:szCs w:val="28"/>
          <w:lang w:val="en-US"/>
        </w:rPr>
      </w:pPr>
    </w:p>
    <w:p w14:paraId="40149D34" w14:textId="2D26F895" w:rsidR="00153DBB" w:rsidRPr="00844042" w:rsidRDefault="00F508EA" w:rsidP="00F508EA">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Generally, the TESTING verified that SPEEDY Effectively DECREASED MANUAL RECORD KEEPING, LOWERED BILLING ERRORS, and INCREASED OPERATIONAL EFFICIENCY for local operators renting bikes off the CAMPUS. Hence, the SPEEDY App achieved its goals and will I </w:t>
      </w:r>
      <w:proofErr w:type="gramStart"/>
      <w:r w:rsidRPr="00844042">
        <w:rPr>
          <w:rFonts w:ascii="Times New Roman" w:hAnsi="Times New Roman" w:cs="Times New Roman"/>
          <w:sz w:val="28"/>
          <w:szCs w:val="28"/>
          <w:lang w:val="en-US"/>
        </w:rPr>
        <w:t>am</w:t>
      </w:r>
      <w:proofErr w:type="gramEnd"/>
      <w:r w:rsidRPr="00844042">
        <w:rPr>
          <w:rFonts w:ascii="Times New Roman" w:hAnsi="Times New Roman" w:cs="Times New Roman"/>
          <w:sz w:val="28"/>
          <w:szCs w:val="28"/>
          <w:lang w:val="en-US"/>
        </w:rPr>
        <w:t xml:space="preserve"> confident that it can be IMPLEMENTED.</w:t>
      </w:r>
    </w:p>
    <w:p w14:paraId="4B1B46DE" w14:textId="77777777" w:rsidR="00153DBB" w:rsidRPr="00844042" w:rsidRDefault="00153DBB">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7A3061DB" w14:textId="5E335438" w:rsidR="00B729B6" w:rsidRPr="00844042" w:rsidRDefault="00153DBB" w:rsidP="00C10A68">
      <w:pPr>
        <w:pStyle w:val="Heading1"/>
        <w:rPr>
          <w:rFonts w:ascii="Times New Roman" w:hAnsi="Times New Roman" w:cs="Times New Roman"/>
          <w:lang w:val="en-US"/>
        </w:rPr>
      </w:pPr>
      <w:bookmarkStart w:id="78" w:name="_Toc219055005"/>
      <w:r w:rsidRPr="00844042">
        <w:rPr>
          <w:rFonts w:ascii="Times New Roman" w:hAnsi="Times New Roman" w:cs="Times New Roman"/>
          <w:lang w:val="en-US"/>
        </w:rPr>
        <w:lastRenderedPageBreak/>
        <w:t>CHAPTER SEVEN: CONCLUSION AND RECOMMENDATIONS</w:t>
      </w:r>
      <w:bookmarkEnd w:id="78"/>
    </w:p>
    <w:p w14:paraId="0A6AC94C" w14:textId="5ABB769A" w:rsidR="005B6291" w:rsidRPr="00844042" w:rsidRDefault="005B6291" w:rsidP="00C10A68">
      <w:pPr>
        <w:pStyle w:val="Heading2"/>
        <w:rPr>
          <w:rFonts w:ascii="Times New Roman" w:hAnsi="Times New Roman" w:cs="Times New Roman"/>
          <w:lang w:val="en-US"/>
        </w:rPr>
      </w:pPr>
      <w:bookmarkStart w:id="79" w:name="_Toc219055006"/>
      <w:r w:rsidRPr="00844042">
        <w:rPr>
          <w:rFonts w:ascii="Times New Roman" w:hAnsi="Times New Roman" w:cs="Times New Roman"/>
          <w:lang w:val="en-US"/>
        </w:rPr>
        <w:t>7.1 Conclusion</w:t>
      </w:r>
      <w:bookmarkEnd w:id="79"/>
    </w:p>
    <w:p w14:paraId="3DB91B43" w14:textId="7D79843C" w:rsidR="005B6291" w:rsidRPr="00844042" w:rsidRDefault="005B6291" w:rsidP="005B6291">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The objective of this project was to design and develop SPEEDY, a cloud-based bicycle rental management system for small local bicycle rental businesses operating around university campuses. SPEEDY has successfully addressed the difficulties associated with manual record keeping by automating many of the tasks involved with customer registration, bike assignments, rental session tracking, billing and payment processing through STK push integration.</w:t>
      </w:r>
    </w:p>
    <w:p w14:paraId="0157AB17" w14:textId="77777777" w:rsidR="005B6291" w:rsidRPr="00844042" w:rsidRDefault="005B6291" w:rsidP="005B6291">
      <w:pPr>
        <w:spacing w:line="480" w:lineRule="auto"/>
        <w:rPr>
          <w:rFonts w:ascii="Times New Roman" w:hAnsi="Times New Roman" w:cs="Times New Roman"/>
          <w:sz w:val="28"/>
          <w:szCs w:val="28"/>
          <w:lang w:val="en-US"/>
        </w:rPr>
      </w:pPr>
    </w:p>
    <w:p w14:paraId="34967D66" w14:textId="28E4D958" w:rsidR="00A12F3B" w:rsidRPr="00844042" w:rsidRDefault="005B6291" w:rsidP="005B6291">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By using modern technolog</w:t>
      </w:r>
      <w:r w:rsidR="00DA64EA" w:rsidRPr="00844042">
        <w:rPr>
          <w:rFonts w:ascii="Times New Roman" w:hAnsi="Times New Roman" w:cs="Times New Roman"/>
          <w:sz w:val="28"/>
          <w:szCs w:val="28"/>
          <w:lang w:val="en-US"/>
        </w:rPr>
        <w:t xml:space="preserve">ies - </w:t>
      </w:r>
      <w:r w:rsidRPr="00844042">
        <w:rPr>
          <w:rFonts w:ascii="Times New Roman" w:hAnsi="Times New Roman" w:cs="Times New Roman"/>
          <w:sz w:val="28"/>
          <w:szCs w:val="28"/>
          <w:lang w:val="en-US"/>
        </w:rPr>
        <w:t>Java, Spring Boot, Thymeleaf, JWT and PostgreSQL, SPEEDY has demonstrated that cloud-based application software can be used to improve efficiency, reduce human errors and increase the level of service provided by small businesses in a timely manner. The results of testing and evaluation have confirmed that SPEEDY successfully achieves all the goals outlined in the project description; SPEEDY is an easy to use, reliable, efficient solution that works in both online and offline mode, and SPEEDY represents a low-cost digital solution that makes managing bicycle rental businesses much easier.</w:t>
      </w:r>
    </w:p>
    <w:p w14:paraId="048BC972" w14:textId="77777777" w:rsidR="007704AA" w:rsidRPr="00844042" w:rsidRDefault="007704AA" w:rsidP="005B6291">
      <w:pPr>
        <w:spacing w:line="480" w:lineRule="auto"/>
        <w:rPr>
          <w:rFonts w:ascii="Times New Roman" w:hAnsi="Times New Roman" w:cs="Times New Roman"/>
          <w:sz w:val="28"/>
          <w:szCs w:val="28"/>
          <w:lang w:val="en-US"/>
        </w:rPr>
      </w:pPr>
    </w:p>
    <w:p w14:paraId="4DECC06A" w14:textId="77777777" w:rsidR="00573446" w:rsidRPr="00844042" w:rsidRDefault="00573446" w:rsidP="00C10A68">
      <w:pPr>
        <w:pStyle w:val="Heading2"/>
        <w:rPr>
          <w:rFonts w:ascii="Times New Roman" w:hAnsi="Times New Roman" w:cs="Times New Roman"/>
          <w:lang w:val="en-US"/>
        </w:rPr>
      </w:pPr>
      <w:bookmarkStart w:id="80" w:name="_Toc219055007"/>
      <w:r w:rsidRPr="00844042">
        <w:rPr>
          <w:rFonts w:ascii="Times New Roman" w:hAnsi="Times New Roman" w:cs="Times New Roman"/>
          <w:lang w:val="en-US"/>
        </w:rPr>
        <w:lastRenderedPageBreak/>
        <w:t>7.2 System Limitations</w:t>
      </w:r>
      <w:bookmarkEnd w:id="80"/>
    </w:p>
    <w:p w14:paraId="1709866A" w14:textId="5D71CB54"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Even though it was successfully implemented, the system has a number of limitations:</w:t>
      </w:r>
    </w:p>
    <w:p w14:paraId="4AE72E8C" w14:textId="271FB3B1"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It has no dedicated Mobile App. It uses a web interface and USSD, instead.</w:t>
      </w:r>
    </w:p>
    <w:p w14:paraId="49EFCBDF" w14:textId="4A658CB6"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It only provides limited analytical and reporting functionality – there are no advanced data </w:t>
      </w:r>
      <w:r w:rsidR="007471F2" w:rsidRPr="00844042">
        <w:rPr>
          <w:rFonts w:ascii="Times New Roman" w:hAnsi="Times New Roman" w:cs="Times New Roman"/>
          <w:sz w:val="28"/>
          <w:szCs w:val="28"/>
          <w:lang w:val="en-US"/>
        </w:rPr>
        <w:t>visualizations</w:t>
      </w:r>
      <w:r w:rsidRPr="00844042">
        <w:rPr>
          <w:rFonts w:ascii="Times New Roman" w:hAnsi="Times New Roman" w:cs="Times New Roman"/>
          <w:sz w:val="28"/>
          <w:szCs w:val="28"/>
          <w:lang w:val="en-US"/>
        </w:rPr>
        <w:t xml:space="preserve"> and no predictive analytics.</w:t>
      </w:r>
    </w:p>
    <w:p w14:paraId="65DD40FC" w14:textId="5F1FB7F3"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External vendor services, needed to perform STK push payments, may experience service outages or delays.</w:t>
      </w:r>
    </w:p>
    <w:p w14:paraId="7412E912" w14:textId="77777777"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In the current release, GPS tracking and real-time bike location tracking is not available.</w:t>
      </w:r>
    </w:p>
    <w:p w14:paraId="14845C77" w14:textId="77777777" w:rsidR="00573446" w:rsidRPr="00844042" w:rsidRDefault="00573446" w:rsidP="00573446">
      <w:pPr>
        <w:spacing w:line="480" w:lineRule="auto"/>
        <w:rPr>
          <w:rFonts w:ascii="Times New Roman" w:hAnsi="Times New Roman" w:cs="Times New Roman"/>
          <w:sz w:val="28"/>
          <w:szCs w:val="28"/>
          <w:lang w:val="en-US"/>
        </w:rPr>
      </w:pPr>
    </w:p>
    <w:p w14:paraId="6462F93A" w14:textId="77777777" w:rsidR="009E402B" w:rsidRPr="00844042" w:rsidRDefault="00573446" w:rsidP="00C10A68">
      <w:pPr>
        <w:pStyle w:val="Heading2"/>
        <w:rPr>
          <w:rFonts w:ascii="Times New Roman" w:hAnsi="Times New Roman" w:cs="Times New Roman"/>
          <w:lang w:val="en-US"/>
        </w:rPr>
      </w:pPr>
      <w:bookmarkStart w:id="81" w:name="_Toc219055008"/>
      <w:r w:rsidRPr="00844042">
        <w:rPr>
          <w:rFonts w:ascii="Times New Roman" w:hAnsi="Times New Roman" w:cs="Times New Roman"/>
          <w:lang w:val="en-US"/>
        </w:rPr>
        <w:t>7.3 Recommendations for Future Work</w:t>
      </w:r>
      <w:bookmarkEnd w:id="81"/>
    </w:p>
    <w:p w14:paraId="6E9B038A" w14:textId="0BF632FB"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It is recommended that additional system functionality and usability improvements be implemented in future development.</w:t>
      </w:r>
    </w:p>
    <w:p w14:paraId="7AEE333B" w14:textId="782D3B60"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1. Design and develop a Mobile Application to increase accessibility and improve user experience for Operators.</w:t>
      </w:r>
    </w:p>
    <w:p w14:paraId="1DF9018C" w14:textId="0C26DB1B"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2. Implement advanced analytics/reporting dashboards to provide improved insights into business performance.</w:t>
      </w:r>
    </w:p>
    <w:p w14:paraId="1600B60B" w14:textId="7527063D"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3. Incorporate additional payment options, (e.g., Mobile Wallets), into the System including cash reconciliation features.</w:t>
      </w:r>
    </w:p>
    <w:p w14:paraId="287AE2FE" w14:textId="239D6D08" w:rsidR="00573446"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4. Add GPS-based bike tracking to increase security and improve overall fleet management.</w:t>
      </w:r>
    </w:p>
    <w:p w14:paraId="0D62EA0A" w14:textId="20960B04" w:rsidR="00CA5838" w:rsidRPr="00844042" w:rsidRDefault="00573446" w:rsidP="00573446">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5. Increase Offline Capability of System to allow more complex operations to be performed in the absence of the Internet.</w:t>
      </w:r>
    </w:p>
    <w:p w14:paraId="37316B1A" w14:textId="77777777" w:rsidR="00CA5838" w:rsidRPr="00844042" w:rsidRDefault="00CA5838">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546E2533" w14:textId="00BEA8F0" w:rsidR="00573446" w:rsidRPr="00844042" w:rsidRDefault="00CA5838" w:rsidP="00C10A68">
      <w:pPr>
        <w:pStyle w:val="Heading1"/>
        <w:rPr>
          <w:rFonts w:ascii="Times New Roman" w:hAnsi="Times New Roman" w:cs="Times New Roman"/>
          <w:lang w:val="en-US"/>
        </w:rPr>
      </w:pPr>
      <w:bookmarkStart w:id="82" w:name="_Toc219055009"/>
      <w:r w:rsidRPr="00844042">
        <w:rPr>
          <w:rFonts w:ascii="Times New Roman" w:hAnsi="Times New Roman" w:cs="Times New Roman"/>
          <w:lang w:val="en-US"/>
        </w:rPr>
        <w:lastRenderedPageBreak/>
        <w:t>REFERENCES</w:t>
      </w:r>
      <w:bookmarkEnd w:id="82"/>
    </w:p>
    <w:p w14:paraId="64E0728B" w14:textId="7A71B1F7"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Sommerville, I. (2016). Software Engineering (10th ed.). Pearson Education.</w:t>
      </w:r>
    </w:p>
    <w:p w14:paraId="6CF4E842" w14:textId="4CAD2BE5"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Pressman, R. S., &amp; Maxim, B. R. (2019). Software Engineering: A Practitioner’s Approach (9th ed.). McGraw-Hill Education.</w:t>
      </w:r>
    </w:p>
    <w:p w14:paraId="46C12CA7" w14:textId="44998AB3"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Gamma, E., Helm, R., Johnson, R., &amp; </w:t>
      </w:r>
      <w:proofErr w:type="spellStart"/>
      <w:r w:rsidRPr="00844042">
        <w:rPr>
          <w:rFonts w:ascii="Times New Roman" w:hAnsi="Times New Roman" w:cs="Times New Roman"/>
          <w:sz w:val="28"/>
          <w:szCs w:val="28"/>
          <w:lang w:val="en-US"/>
        </w:rPr>
        <w:t>Vlissides</w:t>
      </w:r>
      <w:proofErr w:type="spellEnd"/>
      <w:r w:rsidRPr="00844042">
        <w:rPr>
          <w:rFonts w:ascii="Times New Roman" w:hAnsi="Times New Roman" w:cs="Times New Roman"/>
          <w:sz w:val="28"/>
          <w:szCs w:val="28"/>
          <w:lang w:val="en-US"/>
        </w:rPr>
        <w:t>, J. (1994). Design Patterns: Elements of Reusable Object-Oriented Software. Addison-Wesley.</w:t>
      </w:r>
    </w:p>
    <w:p w14:paraId="19387726" w14:textId="7659D5DD"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Pautasso, C., Varga, E., &amp; Zaremba, M. (2020). GraphQL: A data query language for APIs. IEEE Software, 37(1), 26–33.</w:t>
      </w:r>
    </w:p>
    <w:p w14:paraId="71AFBEEE" w14:textId="0AD7A37C"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Fielding, R. T. (2000). Architectural styles and the design of network-based software architectures. Doctoral dissertation, University of California.</w:t>
      </w:r>
    </w:p>
    <w:p w14:paraId="76D41836" w14:textId="23DDADB6"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Oracle Corporation. (2023). Java Platform, Standard Edition Documentation.</w:t>
      </w:r>
    </w:p>
    <w:p w14:paraId="5D9B3BBE" w14:textId="5AD79032"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Walls, C. (2022). Spring Boot in Action (2nd ed.). Manning Publications.</w:t>
      </w:r>
    </w:p>
    <w:p w14:paraId="3A59E69F" w14:textId="6741BF74"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Richards, M., &amp; Ford, N. (2020). Fundamentals of Software Architecture. O’Reilly Media.</w:t>
      </w:r>
    </w:p>
    <w:p w14:paraId="30F306DA" w14:textId="61F219E6"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PostgreSQL Global Development Group. (2023). PostgreSQL Documentation.</w:t>
      </w:r>
    </w:p>
    <w:p w14:paraId="11598905" w14:textId="6C2F24D4"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OWASP Foundation. (2022). OWASP Top 10 Web Application Security Risks.</w:t>
      </w:r>
    </w:p>
    <w:p w14:paraId="61D140A3" w14:textId="5CF43CDB"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Kent, B., &amp; Fowler, M. (2003). Test Driven Development: By Example. Addison-Wesley.</w:t>
      </w:r>
    </w:p>
    <w:p w14:paraId="0AC8A916" w14:textId="042D74B7"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Fowler, M. (2018). Refactoring: Improving the Design of Existing Code (2nd ed.). Addison-Wesley.</w:t>
      </w:r>
    </w:p>
    <w:p w14:paraId="05C082C0" w14:textId="399CF1F2"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W3C. (2022). HTML5 Specification.</w:t>
      </w:r>
    </w:p>
    <w:p w14:paraId="4125E1CC" w14:textId="0B2401DF"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Mozilla Developer Network. (2023). JavaScript Documentation.</w:t>
      </w:r>
    </w:p>
    <w:p w14:paraId="6885C604" w14:textId="3E548666"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Tailwind Labs. (2023). Tailwind CSS Documentation.</w:t>
      </w:r>
    </w:p>
    <w:p w14:paraId="0053DD1B" w14:textId="175714EF" w:rsidR="002006FD"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Font Awesome. (2023). Icon Library Documentation.</w:t>
      </w:r>
    </w:p>
    <w:p w14:paraId="621254BA" w14:textId="2C560C2F" w:rsidR="00CA5838" w:rsidRPr="00844042" w:rsidRDefault="002006FD"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OAuth Working Group. (2019). OAuth 2.0 Authorization Framework.</w:t>
      </w:r>
    </w:p>
    <w:p w14:paraId="3A81FD0F" w14:textId="6DE0BC0B" w:rsidR="00AE3DF1" w:rsidRPr="00844042" w:rsidRDefault="00AE3DF1" w:rsidP="002012C8">
      <w:pPr>
        <w:pStyle w:val="ListParagraph"/>
        <w:numPr>
          <w:ilvl w:val="0"/>
          <w:numId w:val="15"/>
        </w:numPr>
        <w:spacing w:line="480" w:lineRule="auto"/>
        <w:ind w:left="360"/>
        <w:rPr>
          <w:rFonts w:ascii="Times New Roman" w:hAnsi="Times New Roman" w:cs="Times New Roman"/>
          <w:sz w:val="28"/>
          <w:szCs w:val="28"/>
          <w:lang w:val="en-US"/>
        </w:rPr>
      </w:pPr>
      <w:r w:rsidRPr="00844042">
        <w:rPr>
          <w:rFonts w:ascii="Times New Roman" w:hAnsi="Times New Roman" w:cs="Times New Roman"/>
          <w:sz w:val="28"/>
          <w:szCs w:val="28"/>
          <w:lang w:val="en-US"/>
        </w:rPr>
        <w:t>Newman, S. (2021). Building Microservices (2nd ed.). O’Reilly Media.</w:t>
      </w:r>
    </w:p>
    <w:p w14:paraId="40EE35BB" w14:textId="2575EA67" w:rsidR="00FC1F16" w:rsidRPr="00844042" w:rsidRDefault="00FC1F16" w:rsidP="00FC1F16">
      <w:pPr>
        <w:spacing w:line="480" w:lineRule="auto"/>
        <w:rPr>
          <w:rFonts w:ascii="Times New Roman" w:hAnsi="Times New Roman" w:cs="Times New Roman"/>
          <w:sz w:val="28"/>
          <w:szCs w:val="28"/>
          <w:lang w:val="en-US"/>
        </w:rPr>
      </w:pPr>
    </w:p>
    <w:p w14:paraId="37AE3681" w14:textId="77777777" w:rsidR="00FC1F16" w:rsidRPr="00844042" w:rsidRDefault="00FC1F16">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33B11CB9" w14:textId="6ECCFF49" w:rsidR="001C1B2D" w:rsidRPr="00844042" w:rsidRDefault="001C1B2D" w:rsidP="00C10A68">
      <w:pPr>
        <w:pStyle w:val="Heading1"/>
        <w:rPr>
          <w:rFonts w:ascii="Times New Roman" w:hAnsi="Times New Roman" w:cs="Times New Roman"/>
          <w:lang w:val="en-US"/>
        </w:rPr>
      </w:pPr>
      <w:bookmarkStart w:id="83" w:name="_Toc219055010"/>
      <w:r w:rsidRPr="00844042">
        <w:rPr>
          <w:rFonts w:ascii="Times New Roman" w:hAnsi="Times New Roman" w:cs="Times New Roman"/>
          <w:lang w:val="en-US"/>
        </w:rPr>
        <w:lastRenderedPageBreak/>
        <w:t>APPENDICES</w:t>
      </w:r>
      <w:bookmarkEnd w:id="83"/>
    </w:p>
    <w:p w14:paraId="38539850" w14:textId="69072892" w:rsidR="001C1B2D" w:rsidRPr="00844042" w:rsidRDefault="001C1B2D" w:rsidP="001C1B2D">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Appendix A - A Beginners Guide to Using the SPEEDY System</w:t>
      </w:r>
    </w:p>
    <w:p w14:paraId="7A06F4F9" w14:textId="77777777" w:rsidR="001C1B2D" w:rsidRPr="00844042" w:rsidRDefault="001C1B2D" w:rsidP="001C1B2D">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This guide will provide step-by-step instructions on using the SPEEDY System on a Bike Hire System designed for operators who may have limited technical knowledge. Our goal with this User Manual is to make it as easy as possible for Bike Hire Operators to implement, so they can use it with their existing equipment and customers. </w:t>
      </w:r>
    </w:p>
    <w:p w14:paraId="77F0F255" w14:textId="77777777" w:rsidR="001C1B2D" w:rsidRPr="00844042" w:rsidRDefault="001C1B2D" w:rsidP="001C1B2D">
      <w:pPr>
        <w:spacing w:line="480" w:lineRule="auto"/>
        <w:rPr>
          <w:rFonts w:ascii="Times New Roman" w:hAnsi="Times New Roman" w:cs="Times New Roman"/>
          <w:sz w:val="28"/>
          <w:szCs w:val="28"/>
          <w:lang w:val="en-US"/>
        </w:rPr>
      </w:pPr>
    </w:p>
    <w:p w14:paraId="63359807" w14:textId="5A0CAA1C" w:rsidR="001C1B2D" w:rsidRPr="00844042" w:rsidRDefault="001C1B2D" w:rsidP="00C10A68">
      <w:pPr>
        <w:pStyle w:val="Heading2"/>
        <w:rPr>
          <w:rFonts w:ascii="Times New Roman" w:hAnsi="Times New Roman" w:cs="Times New Roman"/>
          <w:lang w:val="en-US"/>
        </w:rPr>
      </w:pPr>
      <w:bookmarkStart w:id="84" w:name="_Toc219055011"/>
      <w:r w:rsidRPr="00844042">
        <w:rPr>
          <w:rFonts w:ascii="Times New Roman" w:hAnsi="Times New Roman" w:cs="Times New Roman"/>
          <w:lang w:val="en-US"/>
        </w:rPr>
        <w:t>A.1 Logging into the System</w:t>
      </w:r>
      <w:bookmarkEnd w:id="84"/>
    </w:p>
    <w:p w14:paraId="60EB40FE" w14:textId="247BFEE3" w:rsidR="001C1B2D" w:rsidRPr="00844042" w:rsidRDefault="001C1B2D" w:rsidP="001C1B2D">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Open the SPEEDY application via an established Internet browser (Chrome, Firefox, etc.), or by using the USSD/QWERTY codes. </w:t>
      </w:r>
    </w:p>
    <w:p w14:paraId="135B1F89" w14:textId="0D07F46A" w:rsidR="001C1B2D" w:rsidRPr="00844042" w:rsidRDefault="001C1B2D" w:rsidP="001C1B2D">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To log in, enter your registered phone number or email, and your password into the fields provided on the login page. </w:t>
      </w:r>
    </w:p>
    <w:p w14:paraId="00FF6A0B" w14:textId="2E1D5C2F" w:rsidR="001C1B2D" w:rsidRPr="00844042" w:rsidRDefault="001C1B2D" w:rsidP="001C1B2D">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Click the 'Log In' button to access your system dashboard. </w:t>
      </w:r>
    </w:p>
    <w:p w14:paraId="54E30CFB" w14:textId="6193CD89" w:rsidR="00FC1F16" w:rsidRPr="00844042" w:rsidRDefault="001C1B2D" w:rsidP="001C1B2D">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If you forgot your password, click on 'Forgot Password' and follow the email instructions to reset it. If you're a new user and want to create an account, click 'Create Account' and fill in the required information.</w:t>
      </w:r>
    </w:p>
    <w:p w14:paraId="641B04BD" w14:textId="77777777" w:rsidR="005F1B42" w:rsidRPr="00844042" w:rsidRDefault="005F1B42" w:rsidP="001C1B2D">
      <w:pPr>
        <w:spacing w:line="480" w:lineRule="auto"/>
        <w:rPr>
          <w:rFonts w:ascii="Times New Roman" w:hAnsi="Times New Roman" w:cs="Times New Roman"/>
          <w:sz w:val="28"/>
          <w:szCs w:val="28"/>
          <w:lang w:val="en-US"/>
        </w:rPr>
      </w:pPr>
    </w:p>
    <w:p w14:paraId="6EDAA4C1" w14:textId="77777777" w:rsidR="00CC013C" w:rsidRPr="00844042" w:rsidRDefault="00CC013C" w:rsidP="001C1B2D">
      <w:pPr>
        <w:spacing w:line="480" w:lineRule="auto"/>
        <w:rPr>
          <w:rFonts w:ascii="Times New Roman" w:hAnsi="Times New Roman" w:cs="Times New Roman"/>
          <w:b/>
          <w:bCs/>
          <w:sz w:val="28"/>
          <w:szCs w:val="28"/>
          <w:lang w:val="en-US"/>
        </w:rPr>
      </w:pPr>
    </w:p>
    <w:p w14:paraId="6167BECF" w14:textId="7DDD060E" w:rsidR="000F37D1" w:rsidRPr="00844042" w:rsidRDefault="005F1B42" w:rsidP="001C1B2D">
      <w:pPr>
        <w:spacing w:line="480" w:lineRule="auto"/>
        <w:rPr>
          <w:rFonts w:ascii="Times New Roman" w:hAnsi="Times New Roman" w:cs="Times New Roman"/>
          <w:sz w:val="28"/>
          <w:szCs w:val="28"/>
          <w:lang w:val="en-US"/>
        </w:rPr>
      </w:pPr>
      <w:r w:rsidRPr="00844042">
        <w:rPr>
          <w:rFonts w:ascii="Times New Roman" w:hAnsi="Times New Roman" w:cs="Times New Roman"/>
          <w:noProof/>
        </w:rPr>
        <w:lastRenderedPageBreak/>
        <mc:AlternateContent>
          <mc:Choice Requires="wps">
            <w:drawing>
              <wp:anchor distT="0" distB="0" distL="114300" distR="114300" simplePos="0" relativeHeight="251658259" behindDoc="0" locked="0" layoutInCell="1" allowOverlap="1" wp14:anchorId="6F6C87ED" wp14:editId="1D262AEA">
                <wp:simplePos x="0" y="0"/>
                <wp:positionH relativeFrom="column">
                  <wp:posOffset>865505</wp:posOffset>
                </wp:positionH>
                <wp:positionV relativeFrom="paragraph">
                  <wp:posOffset>0</wp:posOffset>
                </wp:positionV>
                <wp:extent cx="3990975" cy="457200"/>
                <wp:effectExtent l="0" t="0" r="9525" b="0"/>
                <wp:wrapTopAndBottom/>
                <wp:docPr id="303614111" name="Text Box 1"/>
                <wp:cNvGraphicFramePr/>
                <a:graphic xmlns:a="http://schemas.openxmlformats.org/drawingml/2006/main">
                  <a:graphicData uri="http://schemas.microsoft.com/office/word/2010/wordprocessingShape">
                    <wps:wsp>
                      <wps:cNvSpPr txBox="1"/>
                      <wps:spPr>
                        <a:xfrm>
                          <a:off x="0" y="0"/>
                          <a:ext cx="3990975" cy="457200"/>
                        </a:xfrm>
                        <a:prstGeom prst="rect">
                          <a:avLst/>
                        </a:prstGeom>
                        <a:noFill/>
                        <a:ln>
                          <a:noFill/>
                        </a:ln>
                      </wps:spPr>
                      <wps:txbx>
                        <w:txbxContent>
                          <w:p w14:paraId="729106D9" w14:textId="797A9662" w:rsidR="005F1B42" w:rsidRPr="00803A1E" w:rsidRDefault="005F1B42" w:rsidP="005F1B42">
                            <w:pPr>
                              <w:pStyle w:val="Caption"/>
                              <w:rPr>
                                <w:rFonts w:ascii="Times New Roman" w:hAnsi="Times New Roman" w:cs="Times New Roman"/>
                                <w:sz w:val="28"/>
                                <w:szCs w:val="28"/>
                                <w:lang w:val="en-US"/>
                              </w:rPr>
                            </w:pPr>
                            <w:r>
                              <w:t xml:space="preserve">Table </w:t>
                            </w:r>
                            <w:fldSimple w:instr=" SEQ Table \* ARABIC ">
                              <w:r w:rsidR="008D368E">
                                <w:rPr>
                                  <w:noProof/>
                                </w:rPr>
                                <w:t>3</w:t>
                              </w:r>
                            </w:fldSimple>
                            <w:r>
                              <w:rPr>
                                <w:lang w:val="en-US"/>
                              </w:rPr>
                              <w:t xml:space="preserve"> Login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F6C87ED" id="_x0000_s1038" type="#_x0000_t202" style="position:absolute;margin-left:68.15pt;margin-top:0;width:314.25pt;height:36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" filled="f" stroked="f">
                <v:textbox inset="0,0,0,0">
                  <w:txbxContent>
                    <w:p w14:paraId="729106D9" w14:textId="797A9662" w:rsidR="005F1B42" w:rsidRPr="00803A1E" w:rsidRDefault="005F1B42" w:rsidP="005F1B42">
                      <w:pPr>
                        <w:pStyle w:val="Caption"/>
                        <w:rPr>
                          <w:rFonts w:ascii="Times New Roman" w:hAnsi="Times New Roman" w:cs="Times New Roman"/>
                          <w:sz w:val="28"/>
                          <w:szCs w:val="28"/>
                          <w:lang w:val="en-US"/>
                        </w:rPr>
                      </w:pPr>
                      <w:r>
                        <w:t xml:space="preserve">Table </w:t>
                      </w:r>
                      <w:fldSimple w:instr=" SEQ Table \* ARABIC ">
                        <w:r w:rsidR="008D368E">
                          <w:rPr>
                            <w:noProof/>
                          </w:rPr>
                          <w:t>3</w:t>
                        </w:r>
                      </w:fldSimple>
                      <w:r>
                        <w:rPr>
                          <w:lang w:val="en-US"/>
                        </w:rPr>
                        <w:t xml:space="preserve"> Login Page</w:t>
                      </w:r>
                    </w:p>
                  </w:txbxContent>
                </v:textbox>
                <w10:wrap type="topAndBottom"/>
              </v:shape>
            </w:pict>
          </mc:Fallback>
        </mc:AlternateContent>
      </w:r>
      <w:r w:rsidRPr="00844042">
        <w:rPr>
          <w:rFonts w:ascii="Times New Roman" w:hAnsi="Times New Roman" w:cs="Times New Roman"/>
          <w:noProof/>
          <w:sz w:val="28"/>
          <w:szCs w:val="28"/>
          <w:lang w:val="en-US"/>
        </w:rPr>
        <w:drawing>
          <wp:anchor distT="0" distB="0" distL="114300" distR="114300" simplePos="0" relativeHeight="251658258" behindDoc="0" locked="0" layoutInCell="1" allowOverlap="1" wp14:anchorId="2EEC8BDF" wp14:editId="4F8444FE">
            <wp:simplePos x="0" y="0"/>
            <wp:positionH relativeFrom="margin">
              <wp:align>center</wp:align>
            </wp:positionH>
            <wp:positionV relativeFrom="paragraph">
              <wp:posOffset>74428</wp:posOffset>
            </wp:positionV>
            <wp:extent cx="3991532" cy="7306695"/>
            <wp:effectExtent l="0" t="0" r="9525" b="8890"/>
            <wp:wrapTopAndBottom/>
            <wp:docPr id="29560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02615" name=""/>
                    <pic:cNvPicPr/>
                  </pic:nvPicPr>
                  <pic:blipFill>
                    <a:blip r:embed="rId41">
                      <a:extLst>
                        <a:ext uri="{28A0092B-C50C-407E-A947-70E740481C1C}">
                          <a14:useLocalDpi xmlns:a14="http://schemas.microsoft.com/office/drawing/2010/main" val="0"/>
                        </a:ext>
                      </a:extLst>
                    </a:blip>
                    <a:stretch>
                      <a:fillRect/>
                    </a:stretch>
                  </pic:blipFill>
                  <pic:spPr>
                    <a:xfrm>
                      <a:off x="0" y="0"/>
                      <a:ext cx="3991532" cy="7306695"/>
                    </a:xfrm>
                    <a:prstGeom prst="rect">
                      <a:avLst/>
                    </a:prstGeom>
                  </pic:spPr>
                </pic:pic>
              </a:graphicData>
            </a:graphic>
          </wp:anchor>
        </w:drawing>
      </w:r>
      <w:r w:rsidRPr="00844042">
        <w:rPr>
          <w:rFonts w:ascii="Times New Roman" w:hAnsi="Times New Roman" w:cs="Times New Roman"/>
          <w:b/>
          <w:bCs/>
          <w:sz w:val="28"/>
          <w:szCs w:val="28"/>
          <w:lang w:val="en-US"/>
        </w:rPr>
        <w:t>Log In Using Username and Password.</w:t>
      </w:r>
      <w:r w:rsidR="002B5519" w:rsidRPr="00844042">
        <w:rPr>
          <w:rFonts w:ascii="Times New Roman" w:hAnsi="Times New Roman" w:cs="Times New Roman"/>
          <w:b/>
          <w:bCs/>
          <w:sz w:val="28"/>
          <w:szCs w:val="28"/>
          <w:lang w:val="en-US"/>
        </w:rPr>
        <w:t xml:space="preserve"> </w:t>
      </w:r>
      <w:r w:rsidR="002B5519" w:rsidRPr="00844042">
        <w:rPr>
          <w:rFonts w:ascii="Times New Roman" w:hAnsi="Times New Roman" w:cs="Times New Roman"/>
          <w:sz w:val="28"/>
          <w:szCs w:val="28"/>
          <w:lang w:val="en-US"/>
        </w:rPr>
        <w:t>If no account, create one using the “</w:t>
      </w:r>
      <w:r w:rsidR="002B5519" w:rsidRPr="00844042">
        <w:rPr>
          <w:rFonts w:ascii="Times New Roman" w:hAnsi="Times New Roman" w:cs="Times New Roman"/>
          <w:b/>
          <w:bCs/>
          <w:sz w:val="28"/>
          <w:szCs w:val="28"/>
          <w:lang w:val="en-US"/>
        </w:rPr>
        <w:t>Create New Account</w:t>
      </w:r>
      <w:r w:rsidR="00F470F4" w:rsidRPr="00844042">
        <w:rPr>
          <w:rFonts w:ascii="Times New Roman" w:hAnsi="Times New Roman" w:cs="Times New Roman"/>
          <w:sz w:val="28"/>
          <w:szCs w:val="28"/>
          <w:lang w:val="en-US"/>
        </w:rPr>
        <w:t>” button.</w:t>
      </w:r>
      <w:r w:rsidRPr="00844042">
        <w:rPr>
          <w:rFonts w:ascii="Times New Roman" w:hAnsi="Times New Roman" w:cs="Times New Roman"/>
          <w:sz w:val="28"/>
          <w:szCs w:val="28"/>
          <w:lang w:val="en-US"/>
        </w:rPr>
        <w:t xml:space="preserve"> </w:t>
      </w:r>
      <w:r w:rsidR="00CC013C" w:rsidRPr="00844042">
        <w:rPr>
          <w:rFonts w:ascii="Times New Roman" w:hAnsi="Times New Roman" w:cs="Times New Roman"/>
          <w:sz w:val="28"/>
          <w:szCs w:val="28"/>
          <w:lang w:val="en-US"/>
        </w:rPr>
        <w:t>If forgotten password, then reset.</w:t>
      </w:r>
    </w:p>
    <w:p w14:paraId="101B4059" w14:textId="77777777" w:rsidR="00D134FE" w:rsidRPr="00844042" w:rsidRDefault="00D134FE" w:rsidP="001C1B2D">
      <w:pPr>
        <w:spacing w:line="480" w:lineRule="auto"/>
        <w:rPr>
          <w:rFonts w:ascii="Times New Roman" w:hAnsi="Times New Roman" w:cs="Times New Roman"/>
          <w:sz w:val="28"/>
          <w:szCs w:val="28"/>
          <w:lang w:val="en-US"/>
        </w:rPr>
      </w:pPr>
    </w:p>
    <w:p w14:paraId="632BD782" w14:textId="41C05BAF" w:rsidR="003A0EDE" w:rsidRPr="00844042" w:rsidRDefault="003A0EDE" w:rsidP="00C10A68">
      <w:pPr>
        <w:pStyle w:val="Heading2"/>
        <w:rPr>
          <w:rFonts w:ascii="Times New Roman" w:hAnsi="Times New Roman" w:cs="Times New Roman"/>
          <w:lang w:val="en-US"/>
        </w:rPr>
      </w:pPr>
      <w:bookmarkStart w:id="85" w:name="_Toc219055012"/>
      <w:r w:rsidRPr="00844042">
        <w:rPr>
          <w:rFonts w:ascii="Times New Roman" w:hAnsi="Times New Roman" w:cs="Times New Roman"/>
          <w:lang w:val="en-US"/>
        </w:rPr>
        <w:lastRenderedPageBreak/>
        <w:t>Step A-2: Registering a New Bike</w:t>
      </w:r>
      <w:bookmarkEnd w:id="85"/>
    </w:p>
    <w:p w14:paraId="23F771CA" w14:textId="1D834A65" w:rsidR="003A0EDE" w:rsidRPr="00844042" w:rsidRDefault="003A0EDE" w:rsidP="00D7755A">
      <w:pPr>
        <w:pStyle w:val="ListParagraph"/>
        <w:numPr>
          <w:ilvl w:val="0"/>
          <w:numId w:val="1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Access the Bike Management tab on the Dashboard.</w:t>
      </w:r>
    </w:p>
    <w:p w14:paraId="66D52ADF" w14:textId="35074251" w:rsidR="003A0EDE" w:rsidRPr="00844042" w:rsidRDefault="003A0EDE" w:rsidP="00D7755A">
      <w:pPr>
        <w:pStyle w:val="ListParagraph"/>
        <w:numPr>
          <w:ilvl w:val="0"/>
          <w:numId w:val="1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Select 'Add New Bike'.</w:t>
      </w:r>
    </w:p>
    <w:p w14:paraId="1ADA9AB6" w14:textId="7929B569" w:rsidR="003A0EDE" w:rsidRPr="00844042" w:rsidRDefault="003A0EDE" w:rsidP="00D7755A">
      <w:pPr>
        <w:pStyle w:val="ListParagraph"/>
        <w:numPr>
          <w:ilvl w:val="0"/>
          <w:numId w:val="1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Fill out the fields that contain the following data on the new bike:</w:t>
      </w:r>
    </w:p>
    <w:p w14:paraId="4F6DE898" w14:textId="2E8BF7AB" w:rsidR="003A0EDE" w:rsidRPr="00844042" w:rsidRDefault="003A0EDE" w:rsidP="00D7755A">
      <w:pPr>
        <w:pStyle w:val="ListParagraph"/>
        <w:numPr>
          <w:ilvl w:val="0"/>
          <w:numId w:val="1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Name or Identifier</w:t>
      </w:r>
    </w:p>
    <w:p w14:paraId="4680FD10" w14:textId="0F11131E" w:rsidR="003A0EDE" w:rsidRPr="00844042" w:rsidRDefault="003A0EDE" w:rsidP="00D7755A">
      <w:pPr>
        <w:pStyle w:val="ListParagraph"/>
        <w:numPr>
          <w:ilvl w:val="0"/>
          <w:numId w:val="1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Category or Type</w:t>
      </w:r>
    </w:p>
    <w:p w14:paraId="5D793397" w14:textId="0ABE2E71" w:rsidR="003A0EDE" w:rsidRPr="00844042" w:rsidRDefault="003A0EDE" w:rsidP="00D7755A">
      <w:pPr>
        <w:pStyle w:val="ListParagraph"/>
        <w:numPr>
          <w:ilvl w:val="0"/>
          <w:numId w:val="1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Per Min or Per Hour Charging Rate</w:t>
      </w:r>
    </w:p>
    <w:p w14:paraId="0DBD0D76" w14:textId="392919EF" w:rsidR="003A0EDE" w:rsidRPr="00844042" w:rsidRDefault="003A0EDE" w:rsidP="00D7755A">
      <w:pPr>
        <w:pStyle w:val="ListParagraph"/>
        <w:numPr>
          <w:ilvl w:val="0"/>
          <w:numId w:val="16"/>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Press 'Save' to save this new bike's record.</w:t>
      </w:r>
    </w:p>
    <w:p w14:paraId="1DD36A1F" w14:textId="0C53BADD" w:rsidR="007704AA" w:rsidRPr="00844042" w:rsidRDefault="00B7381F" w:rsidP="00D7755A">
      <w:pPr>
        <w:pStyle w:val="ListParagraph"/>
        <w:numPr>
          <w:ilvl w:val="0"/>
          <w:numId w:val="16"/>
        </w:numPr>
        <w:spacing w:line="480" w:lineRule="auto"/>
        <w:rPr>
          <w:rFonts w:ascii="Times New Roman" w:hAnsi="Times New Roman" w:cs="Times New Roman"/>
          <w:sz w:val="28"/>
          <w:szCs w:val="28"/>
          <w:lang w:val="en-US"/>
        </w:rPr>
      </w:pPr>
      <w:r w:rsidRPr="00844042">
        <w:rPr>
          <w:rFonts w:ascii="Times New Roman" w:hAnsi="Times New Roman" w:cs="Times New Roman"/>
          <w:noProof/>
          <w:lang w:val="en-US"/>
        </w:rPr>
        <w:drawing>
          <wp:anchor distT="0" distB="0" distL="114300" distR="114300" simplePos="0" relativeHeight="251658260" behindDoc="1" locked="0" layoutInCell="1" allowOverlap="1" wp14:anchorId="2D0A8DB0" wp14:editId="4DD0033E">
            <wp:simplePos x="0" y="0"/>
            <wp:positionH relativeFrom="margin">
              <wp:posOffset>-76200</wp:posOffset>
            </wp:positionH>
            <wp:positionV relativeFrom="paragraph">
              <wp:posOffset>521731</wp:posOffset>
            </wp:positionV>
            <wp:extent cx="2776629" cy="4840014"/>
            <wp:effectExtent l="0" t="0" r="5080" b="0"/>
            <wp:wrapNone/>
            <wp:docPr id="48366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69839" name=""/>
                    <pic:cNvPicPr/>
                  </pic:nvPicPr>
                  <pic:blipFill>
                    <a:blip r:embed="rId42">
                      <a:extLst>
                        <a:ext uri="{28A0092B-C50C-407E-A947-70E740481C1C}">
                          <a14:useLocalDpi xmlns:a14="http://schemas.microsoft.com/office/drawing/2010/main" val="0"/>
                        </a:ext>
                      </a:extLst>
                    </a:blip>
                    <a:stretch>
                      <a:fillRect/>
                    </a:stretch>
                  </pic:blipFill>
                  <pic:spPr>
                    <a:xfrm>
                      <a:off x="0" y="0"/>
                      <a:ext cx="2776629" cy="4840014"/>
                    </a:xfrm>
                    <a:prstGeom prst="rect">
                      <a:avLst/>
                    </a:prstGeom>
                  </pic:spPr>
                </pic:pic>
              </a:graphicData>
            </a:graphic>
            <wp14:sizeRelH relativeFrom="margin">
              <wp14:pctWidth>0</wp14:pctWidth>
            </wp14:sizeRelH>
            <wp14:sizeRelV relativeFrom="margin">
              <wp14:pctHeight>0</wp14:pctHeight>
            </wp14:sizeRelV>
          </wp:anchor>
        </w:drawing>
      </w:r>
      <w:r w:rsidR="003A0EDE" w:rsidRPr="00844042">
        <w:rPr>
          <w:rFonts w:ascii="Times New Roman" w:hAnsi="Times New Roman" w:cs="Times New Roman"/>
          <w:sz w:val="28"/>
          <w:szCs w:val="28"/>
          <w:lang w:val="en-US"/>
        </w:rPr>
        <w:t>The bike will then be available to be assigned to customers.</w:t>
      </w:r>
    </w:p>
    <w:p w14:paraId="02E6C563" w14:textId="13927162" w:rsidR="00706EA0" w:rsidRPr="00844042" w:rsidRDefault="00706EA0" w:rsidP="003A0EDE">
      <w:pPr>
        <w:spacing w:line="480" w:lineRule="auto"/>
        <w:rPr>
          <w:rFonts w:ascii="Times New Roman" w:hAnsi="Times New Roman" w:cs="Times New Roman"/>
          <w:sz w:val="28"/>
          <w:szCs w:val="28"/>
          <w:lang w:val="en-US"/>
        </w:rPr>
      </w:pPr>
    </w:p>
    <w:p w14:paraId="2D7D8290" w14:textId="03347047" w:rsidR="00706EA0" w:rsidRPr="00844042" w:rsidRDefault="00327A5E">
      <w:pPr>
        <w:rPr>
          <w:rFonts w:ascii="Times New Roman" w:hAnsi="Times New Roman" w:cs="Times New Roman"/>
          <w:sz w:val="28"/>
          <w:szCs w:val="28"/>
          <w:lang w:val="en-US"/>
        </w:rPr>
      </w:pPr>
      <w:r w:rsidRPr="00844042">
        <w:rPr>
          <w:rFonts w:ascii="Times New Roman" w:hAnsi="Times New Roman" w:cs="Times New Roman"/>
          <w:noProof/>
        </w:rPr>
        <mc:AlternateContent>
          <mc:Choice Requires="wps">
            <w:drawing>
              <wp:anchor distT="0" distB="0" distL="114300" distR="114300" simplePos="0" relativeHeight="251658261" behindDoc="1" locked="0" layoutInCell="1" allowOverlap="1" wp14:anchorId="51A03A5B" wp14:editId="0A15B776">
                <wp:simplePos x="0" y="0"/>
                <wp:positionH relativeFrom="column">
                  <wp:posOffset>101542</wp:posOffset>
                </wp:positionH>
                <wp:positionV relativeFrom="paragraph">
                  <wp:posOffset>4352339</wp:posOffset>
                </wp:positionV>
                <wp:extent cx="2776220" cy="457200"/>
                <wp:effectExtent l="0" t="0" r="5080" b="0"/>
                <wp:wrapNone/>
                <wp:docPr id="1371598817" name="Text Box 1"/>
                <wp:cNvGraphicFramePr/>
                <a:graphic xmlns:a="http://schemas.openxmlformats.org/drawingml/2006/main">
                  <a:graphicData uri="http://schemas.microsoft.com/office/word/2010/wordprocessingShape">
                    <wps:wsp>
                      <wps:cNvSpPr txBox="1"/>
                      <wps:spPr>
                        <a:xfrm>
                          <a:off x="0" y="0"/>
                          <a:ext cx="2776220" cy="457200"/>
                        </a:xfrm>
                        <a:prstGeom prst="rect">
                          <a:avLst/>
                        </a:prstGeom>
                        <a:solidFill>
                          <a:prstClr val="white"/>
                        </a:solidFill>
                        <a:ln>
                          <a:noFill/>
                        </a:ln>
                      </wps:spPr>
                      <wps:txbx>
                        <w:txbxContent>
                          <w:p w14:paraId="4FD98C4C" w14:textId="01D0029A" w:rsidR="00327A5E" w:rsidRPr="003C6201" w:rsidRDefault="00327A5E" w:rsidP="00327A5E">
                            <w:pPr>
                              <w:pStyle w:val="Caption"/>
                              <w:rPr>
                                <w:lang w:val="en-US"/>
                              </w:rPr>
                            </w:pPr>
                            <w:r>
                              <w:t xml:space="preserve">Table </w:t>
                            </w:r>
                            <w:fldSimple w:instr=" SEQ Table \* ARABIC ">
                              <w:r w:rsidR="008D368E">
                                <w:rPr>
                                  <w:noProof/>
                                </w:rPr>
                                <w:t>4</w:t>
                              </w:r>
                            </w:fldSimple>
                            <w:r>
                              <w:rPr>
                                <w:lang w:val="en-US"/>
                              </w:rPr>
                              <w:t xml:space="preserve"> Bike Listings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1A03A5B" id="_x0000_s1039" type="#_x0000_t202" style="position:absolute;margin-left:8pt;margin-top:342.7pt;width:218.6pt;height:36pt;z-index:-2516582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" stroked="f">
                <v:textbox inset="0,0,0,0">
                  <w:txbxContent>
                    <w:p w14:paraId="4FD98C4C" w14:textId="01D0029A" w:rsidR="00327A5E" w:rsidRPr="003C6201" w:rsidRDefault="00327A5E" w:rsidP="00327A5E">
                      <w:pPr>
                        <w:pStyle w:val="Caption"/>
                        <w:rPr>
                          <w:lang w:val="en-US"/>
                        </w:rPr>
                      </w:pPr>
                      <w:r>
                        <w:t xml:space="preserve">Table </w:t>
                      </w:r>
                      <w:fldSimple w:instr=" SEQ Table \* ARABIC ">
                        <w:r w:rsidR="008D368E">
                          <w:rPr>
                            <w:noProof/>
                          </w:rPr>
                          <w:t>4</w:t>
                        </w:r>
                      </w:fldSimple>
                      <w:r>
                        <w:rPr>
                          <w:lang w:val="en-US"/>
                        </w:rPr>
                        <w:t xml:space="preserve"> Bike Listings</w:t>
                      </w:r>
                    </w:p>
                  </w:txbxContent>
                </v:textbox>
              </v:shape>
            </w:pict>
          </mc:Fallback>
        </mc:AlternateContent>
      </w:r>
      <w:r w:rsidR="00706EA0" w:rsidRPr="00844042">
        <w:rPr>
          <w:rFonts w:ascii="Times New Roman" w:hAnsi="Times New Roman" w:cs="Times New Roman"/>
          <w:sz w:val="28"/>
          <w:szCs w:val="28"/>
          <w:lang w:val="en-US"/>
        </w:rPr>
        <w:br w:type="page"/>
      </w:r>
    </w:p>
    <w:p w14:paraId="68A6A1BA" w14:textId="09DEAC29" w:rsidR="00A126A7" w:rsidRPr="00844042" w:rsidRDefault="00A126A7" w:rsidP="00C10A68">
      <w:pPr>
        <w:pStyle w:val="Heading2"/>
        <w:rPr>
          <w:rFonts w:ascii="Times New Roman" w:hAnsi="Times New Roman" w:cs="Times New Roman"/>
          <w:lang w:val="en-US"/>
        </w:rPr>
      </w:pPr>
      <w:bookmarkStart w:id="86" w:name="_Toc219055013"/>
      <w:r w:rsidRPr="00844042">
        <w:rPr>
          <w:rFonts w:ascii="Times New Roman" w:hAnsi="Times New Roman" w:cs="Times New Roman"/>
          <w:lang w:val="en-US"/>
        </w:rPr>
        <w:lastRenderedPageBreak/>
        <w:t>A.3 Bike Rental (Checkout).</w:t>
      </w:r>
      <w:bookmarkEnd w:id="86"/>
    </w:p>
    <w:p w14:paraId="5425FF45" w14:textId="67FA9157" w:rsidR="00A126A7" w:rsidRPr="00844042" w:rsidRDefault="00A126A7" w:rsidP="005B131A">
      <w:pPr>
        <w:pStyle w:val="ListParagraph"/>
        <w:numPr>
          <w:ilvl w:val="0"/>
          <w:numId w:val="17"/>
        </w:numPr>
        <w:rPr>
          <w:rFonts w:ascii="Times New Roman" w:hAnsi="Times New Roman" w:cs="Times New Roman"/>
          <w:sz w:val="28"/>
          <w:szCs w:val="28"/>
          <w:lang w:val="en-US"/>
        </w:rPr>
      </w:pPr>
      <w:r w:rsidRPr="00844042">
        <w:rPr>
          <w:rFonts w:ascii="Times New Roman" w:hAnsi="Times New Roman" w:cs="Times New Roman"/>
          <w:sz w:val="28"/>
          <w:szCs w:val="28"/>
          <w:lang w:val="en-US"/>
        </w:rPr>
        <w:t>Click on New Rental from dashboard.</w:t>
      </w:r>
    </w:p>
    <w:p w14:paraId="42199ACA" w14:textId="2A12A214" w:rsidR="00A126A7" w:rsidRPr="00844042" w:rsidRDefault="00A126A7" w:rsidP="005B131A">
      <w:pPr>
        <w:pStyle w:val="ListParagraph"/>
        <w:numPr>
          <w:ilvl w:val="0"/>
          <w:numId w:val="17"/>
        </w:numPr>
        <w:rPr>
          <w:rFonts w:ascii="Times New Roman" w:hAnsi="Times New Roman" w:cs="Times New Roman"/>
          <w:sz w:val="28"/>
          <w:szCs w:val="28"/>
          <w:lang w:val="en-US"/>
        </w:rPr>
      </w:pPr>
      <w:r w:rsidRPr="00844042">
        <w:rPr>
          <w:rFonts w:ascii="Times New Roman" w:hAnsi="Times New Roman" w:cs="Times New Roman"/>
          <w:sz w:val="28"/>
          <w:szCs w:val="28"/>
          <w:lang w:val="en-US"/>
        </w:rPr>
        <w:t>Enter customer details:</w:t>
      </w:r>
      <w:r w:rsidR="005A312C"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Name</w:t>
      </w:r>
      <w:r w:rsidR="005A312C"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Registration number</w:t>
      </w:r>
      <w:r w:rsidR="005A312C"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Phone number</w:t>
      </w:r>
      <w:r w:rsidR="005A312C"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Optional photo</w:t>
      </w:r>
      <w:r w:rsidR="005A312C"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Collateral details</w:t>
      </w:r>
      <w:r w:rsidR="005A312C"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Collateral name (e.g. Cell Phone).</w:t>
      </w:r>
      <w:r w:rsidR="00327A5E"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Approximate value of collateral.</w:t>
      </w:r>
    </w:p>
    <w:p w14:paraId="135F06CC" w14:textId="0FBF5681" w:rsidR="00A126A7" w:rsidRPr="00844042" w:rsidRDefault="00A126A7" w:rsidP="005B131A">
      <w:pPr>
        <w:pStyle w:val="ListParagraph"/>
        <w:numPr>
          <w:ilvl w:val="0"/>
          <w:numId w:val="17"/>
        </w:numPr>
        <w:rPr>
          <w:rFonts w:ascii="Times New Roman" w:hAnsi="Times New Roman" w:cs="Times New Roman"/>
          <w:sz w:val="28"/>
          <w:szCs w:val="28"/>
          <w:lang w:val="en-US"/>
        </w:rPr>
      </w:pPr>
      <w:r w:rsidRPr="00844042">
        <w:rPr>
          <w:rFonts w:ascii="Times New Roman" w:hAnsi="Times New Roman" w:cs="Times New Roman"/>
          <w:sz w:val="28"/>
          <w:szCs w:val="28"/>
          <w:lang w:val="en-US"/>
        </w:rPr>
        <w:t>Select an available bike from the list.</w:t>
      </w:r>
    </w:p>
    <w:p w14:paraId="4C0C7D0D" w14:textId="07ADE89F" w:rsidR="003A0EDE" w:rsidRPr="00844042" w:rsidRDefault="00A126A7" w:rsidP="005B131A">
      <w:pPr>
        <w:pStyle w:val="ListParagraph"/>
        <w:numPr>
          <w:ilvl w:val="0"/>
          <w:numId w:val="17"/>
        </w:num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Click Start Rental, which records the time of check-out and begins the bike rental timer</w:t>
      </w:r>
    </w:p>
    <w:p w14:paraId="10B68AEC" w14:textId="77777777" w:rsidR="0069519F" w:rsidRPr="00844042" w:rsidRDefault="0069519F" w:rsidP="0069519F">
      <w:pPr>
        <w:spacing w:line="480" w:lineRule="auto"/>
        <w:rPr>
          <w:rFonts w:ascii="Times New Roman" w:hAnsi="Times New Roman" w:cs="Times New Roman"/>
          <w:sz w:val="28"/>
          <w:szCs w:val="28"/>
          <w:lang w:val="en-US"/>
        </w:rPr>
      </w:pPr>
    </w:p>
    <w:p w14:paraId="153A602D" w14:textId="34BB3FAB" w:rsidR="005D4B0B" w:rsidRPr="00844042" w:rsidRDefault="005D4B0B" w:rsidP="00C10A68">
      <w:pPr>
        <w:pStyle w:val="Heading2"/>
        <w:rPr>
          <w:rFonts w:ascii="Times New Roman" w:hAnsi="Times New Roman" w:cs="Times New Roman"/>
          <w:lang w:val="en-US"/>
        </w:rPr>
      </w:pPr>
      <w:bookmarkStart w:id="87" w:name="_Toc219055014"/>
      <w:r w:rsidRPr="00844042">
        <w:rPr>
          <w:rFonts w:ascii="Times New Roman" w:hAnsi="Times New Roman" w:cs="Times New Roman"/>
          <w:lang w:val="en-US"/>
        </w:rPr>
        <w:t>A.4 Returning Bike and Generating Invoice</w:t>
      </w:r>
      <w:bookmarkEnd w:id="87"/>
    </w:p>
    <w:p w14:paraId="7B8850D9" w14:textId="77777777"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When a Customer Returns the Rental Bike:</w:t>
      </w:r>
    </w:p>
    <w:p w14:paraId="37927F02" w14:textId="77777777"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1. Go to Active Rentals and Find and Select the Active Rental.</w:t>
      </w:r>
    </w:p>
    <w:p w14:paraId="0A1F320B" w14:textId="77777777"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2. Click “End” to Complete the customer’s Rental</w:t>
      </w:r>
    </w:p>
    <w:p w14:paraId="69CF79F4" w14:textId="77777777" w:rsidR="005D4B0B" w:rsidRPr="00844042" w:rsidRDefault="005D4B0B" w:rsidP="005D4B0B">
      <w:pPr>
        <w:spacing w:line="480" w:lineRule="auto"/>
        <w:rPr>
          <w:rFonts w:ascii="Times New Roman" w:hAnsi="Times New Roman" w:cs="Times New Roman"/>
          <w:sz w:val="28"/>
          <w:szCs w:val="28"/>
          <w:lang w:val="en-US"/>
        </w:rPr>
      </w:pPr>
    </w:p>
    <w:p w14:paraId="57867B0D" w14:textId="6D91D789"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After clicking “</w:t>
      </w:r>
      <w:ins w:id="88" w:author="Microsoft Word" w:date="2026-01-11T18:41:00Z" w16du:dateUtc="2026-01-11T15:41:00Z">
        <w:r w:rsidR="00262C91" w:rsidRPr="00844042">
          <w:rPr>
            <w:rFonts w:ascii="Times New Roman" w:hAnsi="Times New Roman" w:cs="Times New Roman"/>
            <w:sz w:val="28"/>
            <w:szCs w:val="28"/>
            <w:lang w:val="en-US"/>
          </w:rPr>
          <w:t>Stop Session</w:t>
        </w:r>
      </w:ins>
      <w:r w:rsidRPr="00844042">
        <w:rPr>
          <w:rFonts w:ascii="Times New Roman" w:hAnsi="Times New Roman" w:cs="Times New Roman"/>
          <w:sz w:val="28"/>
          <w:szCs w:val="28"/>
          <w:lang w:val="en-US"/>
        </w:rPr>
        <w:t>”, the system will automatically:</w:t>
      </w:r>
    </w:p>
    <w:p w14:paraId="5D2B93C3" w14:textId="77777777"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Stop the Active Rental Timer</w:t>
      </w:r>
    </w:p>
    <w:p w14:paraId="6BD08B36" w14:textId="77777777"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Determine how long the Customer rented the Bike for (Rental Duration)</w:t>
      </w:r>
    </w:p>
    <w:p w14:paraId="3A797B9F" w14:textId="77777777"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Calculate the amount owed to the Company for the length of the Rental (Rental Rate)</w:t>
      </w:r>
    </w:p>
    <w:p w14:paraId="467ADB72" w14:textId="4CC9E6E3"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 Send an STK push request to the Customer’s mobile number requesting payment.</w:t>
      </w:r>
    </w:p>
    <w:p w14:paraId="732B107D" w14:textId="72418418" w:rsidR="005D4B0B" w:rsidRPr="00844042" w:rsidRDefault="005D4B0B" w:rsidP="005D4B0B">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Once the customer pays, the system will automatically complete the checkout process and create a Record of the transaction.</w:t>
      </w:r>
    </w:p>
    <w:p w14:paraId="3BFCE9C4" w14:textId="70B8DF0F" w:rsidR="008D368E" w:rsidRPr="00844042" w:rsidRDefault="008D368E" w:rsidP="008D368E">
      <w:pPr>
        <w:pStyle w:val="Caption"/>
        <w:keepNext/>
        <w:rPr>
          <w:rFonts w:ascii="Times New Roman" w:hAnsi="Times New Roman" w:cs="Times New Roman"/>
        </w:rPr>
      </w:pPr>
      <w:r w:rsidRPr="00844042">
        <w:rPr>
          <w:rFonts w:ascii="Times New Roman" w:hAnsi="Times New Roman" w:cs="Times New Roman"/>
        </w:rPr>
        <w:t xml:space="preserve">Table </w:t>
      </w:r>
      <w:r w:rsidRPr="00844042">
        <w:rPr>
          <w:rFonts w:ascii="Times New Roman" w:hAnsi="Times New Roman" w:cs="Times New Roman"/>
        </w:rPr>
        <w:fldChar w:fldCharType="begin"/>
      </w:r>
      <w:r w:rsidRPr="00844042">
        <w:rPr>
          <w:rFonts w:ascii="Times New Roman" w:hAnsi="Times New Roman" w:cs="Times New Roman"/>
        </w:rPr>
        <w:instrText xml:space="preserve"> SEQ Table \* ARABIC </w:instrText>
      </w:r>
      <w:r w:rsidRPr="00844042">
        <w:rPr>
          <w:rFonts w:ascii="Times New Roman" w:hAnsi="Times New Roman" w:cs="Times New Roman"/>
        </w:rPr>
        <w:fldChar w:fldCharType="separate"/>
      </w:r>
      <w:r w:rsidRPr="00844042">
        <w:rPr>
          <w:rFonts w:ascii="Times New Roman" w:hAnsi="Times New Roman" w:cs="Times New Roman"/>
          <w:noProof/>
        </w:rPr>
        <w:t>5</w:t>
      </w:r>
      <w:r w:rsidRPr="00844042">
        <w:rPr>
          <w:rFonts w:ascii="Times New Roman" w:hAnsi="Times New Roman" w:cs="Times New Roman"/>
        </w:rPr>
        <w:fldChar w:fldCharType="end"/>
      </w:r>
      <w:r w:rsidRPr="00844042">
        <w:rPr>
          <w:rFonts w:ascii="Times New Roman" w:hAnsi="Times New Roman" w:cs="Times New Roman"/>
          <w:lang w:val="en-US"/>
        </w:rPr>
        <w:t xml:space="preserve"> Stop Session Interface</w:t>
      </w:r>
    </w:p>
    <w:p w14:paraId="0D2B3642" w14:textId="2EBAB434" w:rsidR="008D368E" w:rsidRPr="00844042" w:rsidRDefault="008D368E" w:rsidP="005D4B0B">
      <w:pPr>
        <w:spacing w:line="480" w:lineRule="auto"/>
        <w:rPr>
          <w:rFonts w:ascii="Times New Roman" w:hAnsi="Times New Roman" w:cs="Times New Roman"/>
          <w:sz w:val="28"/>
          <w:szCs w:val="28"/>
          <w:lang w:val="en-US"/>
        </w:rPr>
      </w:pPr>
      <w:r w:rsidRPr="00844042">
        <w:rPr>
          <w:rFonts w:ascii="Times New Roman" w:hAnsi="Times New Roman" w:cs="Times New Roman"/>
          <w:noProof/>
          <w:sz w:val="28"/>
          <w:szCs w:val="28"/>
          <w:lang w:val="en-US"/>
        </w:rPr>
        <w:drawing>
          <wp:inline distT="0" distB="0" distL="0" distR="0" wp14:anchorId="4B9FFFF6" wp14:editId="542B6EBC">
            <wp:extent cx="4020111" cy="4296375"/>
            <wp:effectExtent l="0" t="0" r="0" b="9525"/>
            <wp:docPr id="150105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50833" name=""/>
                    <pic:cNvPicPr/>
                  </pic:nvPicPr>
                  <pic:blipFill>
                    <a:blip r:embed="rId43"/>
                    <a:stretch>
                      <a:fillRect/>
                    </a:stretch>
                  </pic:blipFill>
                  <pic:spPr>
                    <a:xfrm>
                      <a:off x="0" y="0"/>
                      <a:ext cx="4020111" cy="4296375"/>
                    </a:xfrm>
                    <a:prstGeom prst="rect">
                      <a:avLst/>
                    </a:prstGeom>
                  </pic:spPr>
                </pic:pic>
              </a:graphicData>
            </a:graphic>
          </wp:inline>
        </w:drawing>
      </w:r>
    </w:p>
    <w:p w14:paraId="18C3556C" w14:textId="08DE034E" w:rsidR="00D90A7D" w:rsidRPr="00844042" w:rsidRDefault="00D90A7D" w:rsidP="00D90A7D">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A.5</w:t>
      </w:r>
      <w:r w:rsidR="00AF5F62" w:rsidRPr="00844042">
        <w:rPr>
          <w:rFonts w:ascii="Times New Roman" w:hAnsi="Times New Roman" w:cs="Times New Roman"/>
          <w:sz w:val="28"/>
          <w:szCs w:val="28"/>
          <w:lang w:val="en-US"/>
        </w:rPr>
        <w:t xml:space="preserve"> </w:t>
      </w:r>
      <w:r w:rsidRPr="00844042">
        <w:rPr>
          <w:rFonts w:ascii="Times New Roman" w:hAnsi="Times New Roman" w:cs="Times New Roman"/>
          <w:sz w:val="28"/>
          <w:szCs w:val="28"/>
          <w:lang w:val="en-US"/>
        </w:rPr>
        <w:t>Rental Records and Analytics</w:t>
      </w:r>
    </w:p>
    <w:p w14:paraId="6EF5C5BE" w14:textId="18B0D2C6" w:rsidR="000938C2" w:rsidRPr="00844042" w:rsidRDefault="00D90A7D" w:rsidP="00D90A7D">
      <w:pPr>
        <w:spacing w:line="480" w:lineRule="auto"/>
        <w:rPr>
          <w:rFonts w:ascii="Times New Roman" w:hAnsi="Times New Roman" w:cs="Times New Roman"/>
          <w:sz w:val="28"/>
          <w:szCs w:val="28"/>
          <w:lang w:val="en-US"/>
        </w:rPr>
      </w:pPr>
      <w:r w:rsidRPr="00844042">
        <w:rPr>
          <w:rFonts w:ascii="Times New Roman" w:hAnsi="Times New Roman" w:cs="Times New Roman"/>
          <w:sz w:val="28"/>
          <w:szCs w:val="28"/>
          <w:lang w:val="en-US"/>
        </w:rPr>
        <w:t>Use the Reports / Analytics tab to view historical rental records, total revenue, and summaries of bike usage. Use the information you obtain to help you make informed business decisions about your bike rental service.</w:t>
      </w:r>
    </w:p>
    <w:p w14:paraId="5918F9E2" w14:textId="77777777" w:rsidR="00567396" w:rsidRPr="00844042" w:rsidRDefault="00567396" w:rsidP="00567396">
      <w:pPr>
        <w:keepNext/>
        <w:spacing w:line="480" w:lineRule="auto"/>
        <w:rPr>
          <w:rFonts w:ascii="Times New Roman" w:hAnsi="Times New Roman" w:cs="Times New Roman"/>
        </w:rPr>
      </w:pPr>
      <w:r w:rsidRPr="00844042">
        <w:rPr>
          <w:rFonts w:ascii="Times New Roman" w:hAnsi="Times New Roman" w:cs="Times New Roman"/>
          <w:noProof/>
          <w:sz w:val="28"/>
          <w:szCs w:val="28"/>
          <w:lang w:val="en-US"/>
        </w:rPr>
        <w:lastRenderedPageBreak/>
        <w:drawing>
          <wp:inline distT="0" distB="0" distL="0" distR="0" wp14:anchorId="68F620E8" wp14:editId="1CB12B87">
            <wp:extent cx="6377049" cy="3645358"/>
            <wp:effectExtent l="0" t="0" r="5080" b="0"/>
            <wp:docPr id="42087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77819" name=""/>
                    <pic:cNvPicPr/>
                  </pic:nvPicPr>
                  <pic:blipFill rotWithShape="1">
                    <a:blip r:embed="rId44"/>
                    <a:srcRect r="1639"/>
                    <a:stretch>
                      <a:fillRect/>
                    </a:stretch>
                  </pic:blipFill>
                  <pic:spPr bwMode="auto">
                    <a:xfrm>
                      <a:off x="0" y="0"/>
                      <a:ext cx="6391343" cy="3653529"/>
                    </a:xfrm>
                    <a:prstGeom prst="rect">
                      <a:avLst/>
                    </a:prstGeom>
                    <a:ln>
                      <a:noFill/>
                    </a:ln>
                    <a:extLst>
                      <a:ext uri="{53640926-AAD7-44D8-BBD7-CCE9431645EC}">
                        <a14:shadowObscured xmlns:a14="http://schemas.microsoft.com/office/drawing/2010/main"/>
                      </a:ext>
                    </a:extLst>
                  </pic:spPr>
                </pic:pic>
              </a:graphicData>
            </a:graphic>
          </wp:inline>
        </w:drawing>
      </w:r>
    </w:p>
    <w:p w14:paraId="652FA41F" w14:textId="0BCD8859" w:rsidR="009F5E8A" w:rsidRPr="00844042" w:rsidRDefault="00567396" w:rsidP="00567396">
      <w:pPr>
        <w:pStyle w:val="Caption"/>
        <w:rPr>
          <w:rFonts w:ascii="Times New Roman" w:hAnsi="Times New Roman" w:cs="Times New Roman"/>
        </w:rPr>
      </w:pPr>
      <w:bookmarkStart w:id="89" w:name="_Toc219055043"/>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24</w:t>
      </w:r>
      <w:r w:rsidRPr="00844042">
        <w:rPr>
          <w:rFonts w:ascii="Times New Roman" w:hAnsi="Times New Roman" w:cs="Times New Roman"/>
        </w:rPr>
        <w:fldChar w:fldCharType="end"/>
      </w:r>
      <w:r w:rsidRPr="00844042">
        <w:rPr>
          <w:rFonts w:ascii="Times New Roman" w:hAnsi="Times New Roman" w:cs="Times New Roman"/>
          <w:lang w:val="en-US"/>
        </w:rPr>
        <w:t xml:space="preserve"> Billing and Analytics</w:t>
      </w:r>
      <w:bookmarkEnd w:id="89"/>
    </w:p>
    <w:p w14:paraId="02A328E3" w14:textId="77777777" w:rsidR="00522965" w:rsidRPr="00844042" w:rsidRDefault="00522965" w:rsidP="00522965">
      <w:pPr>
        <w:rPr>
          <w:rFonts w:ascii="Times New Roman" w:hAnsi="Times New Roman" w:cs="Times New Roman"/>
          <w:i/>
          <w:iCs/>
          <w:color w:val="0E2841" w:themeColor="text2"/>
          <w:sz w:val="18"/>
          <w:szCs w:val="18"/>
        </w:rPr>
      </w:pPr>
    </w:p>
    <w:p w14:paraId="4A8B1FFD" w14:textId="1C9F1DF3" w:rsidR="00522965" w:rsidRPr="00844042" w:rsidRDefault="00522965" w:rsidP="00522965">
      <w:pPr>
        <w:rPr>
          <w:rFonts w:ascii="Times New Roman" w:hAnsi="Times New Roman" w:cs="Times New Roman"/>
          <w:sz w:val="28"/>
          <w:szCs w:val="28"/>
          <w:lang w:val="en-US"/>
        </w:rPr>
      </w:pPr>
    </w:p>
    <w:p w14:paraId="1F4CB0B9" w14:textId="77777777" w:rsidR="00522965" w:rsidRPr="00844042" w:rsidRDefault="00522965">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1CAC238F" w14:textId="0B717DA8" w:rsidR="00522965" w:rsidRPr="00844042" w:rsidRDefault="00522965" w:rsidP="00191F7E">
      <w:pPr>
        <w:pStyle w:val="Heading2"/>
        <w:rPr>
          <w:rFonts w:ascii="Times New Roman" w:hAnsi="Times New Roman" w:cs="Times New Roman"/>
          <w:lang w:val="en-US"/>
        </w:rPr>
      </w:pPr>
      <w:bookmarkStart w:id="90" w:name="_Toc219055015"/>
      <w:r w:rsidRPr="00844042">
        <w:rPr>
          <w:rFonts w:ascii="Times New Roman" w:hAnsi="Times New Roman" w:cs="Times New Roman"/>
          <w:lang w:val="en-US"/>
        </w:rPr>
        <w:lastRenderedPageBreak/>
        <w:t>Appendix B Source Code</w:t>
      </w:r>
      <w:bookmarkEnd w:id="90"/>
      <w:r w:rsidRPr="00844042">
        <w:rPr>
          <w:rFonts w:ascii="Times New Roman" w:hAnsi="Times New Roman" w:cs="Times New Roman"/>
          <w:lang w:val="en-US"/>
        </w:rPr>
        <w:t xml:space="preserve"> </w:t>
      </w:r>
    </w:p>
    <w:p w14:paraId="3D1CE2A2" w14:textId="7CBB165B" w:rsidR="00522965" w:rsidRPr="00844042" w:rsidRDefault="00522965" w:rsidP="00522965">
      <w:pPr>
        <w:rPr>
          <w:rFonts w:ascii="Times New Roman" w:hAnsi="Times New Roman" w:cs="Times New Roman"/>
          <w:sz w:val="28"/>
          <w:szCs w:val="28"/>
          <w:lang w:val="en-US"/>
        </w:rPr>
      </w:pPr>
      <w:r w:rsidRPr="00844042">
        <w:rPr>
          <w:rFonts w:ascii="Times New Roman" w:hAnsi="Times New Roman" w:cs="Times New Roman"/>
          <w:sz w:val="28"/>
          <w:szCs w:val="28"/>
          <w:lang w:val="en-US"/>
        </w:rPr>
        <w:t>In this appendix, the entire source code for the SPEEDY project has been made available on the project's repository. The source code is structured in such a way that it is easy to navigate:</w:t>
      </w:r>
    </w:p>
    <w:p w14:paraId="65A97875" w14:textId="1F75D781" w:rsidR="00522965" w:rsidRPr="00844042" w:rsidRDefault="00522965" w:rsidP="009E02CF">
      <w:pPr>
        <w:pStyle w:val="ListParagraph"/>
        <w:numPr>
          <w:ilvl w:val="0"/>
          <w:numId w:val="18"/>
        </w:numPr>
        <w:rPr>
          <w:rFonts w:ascii="Times New Roman" w:hAnsi="Times New Roman" w:cs="Times New Roman"/>
          <w:sz w:val="28"/>
          <w:szCs w:val="28"/>
          <w:lang w:val="en-US"/>
        </w:rPr>
      </w:pPr>
      <w:r w:rsidRPr="00844042">
        <w:rPr>
          <w:rFonts w:ascii="Times New Roman" w:hAnsi="Times New Roman" w:cs="Times New Roman"/>
          <w:sz w:val="28"/>
          <w:szCs w:val="28"/>
          <w:lang w:val="en-US"/>
        </w:rPr>
        <w:t>Backend components built with the Java Spring Boot framework to provide business logic and access APIs</w:t>
      </w:r>
    </w:p>
    <w:p w14:paraId="6F739258" w14:textId="31EAE8EF" w:rsidR="00522965" w:rsidRPr="00844042" w:rsidRDefault="00522965" w:rsidP="009E02CF">
      <w:pPr>
        <w:pStyle w:val="ListParagraph"/>
        <w:numPr>
          <w:ilvl w:val="0"/>
          <w:numId w:val="18"/>
        </w:numPr>
        <w:rPr>
          <w:rFonts w:ascii="Times New Roman" w:hAnsi="Times New Roman" w:cs="Times New Roman"/>
          <w:sz w:val="28"/>
          <w:szCs w:val="28"/>
          <w:lang w:val="en-US"/>
        </w:rPr>
      </w:pPr>
      <w:r w:rsidRPr="00844042">
        <w:rPr>
          <w:rFonts w:ascii="Times New Roman" w:hAnsi="Times New Roman" w:cs="Times New Roman"/>
          <w:sz w:val="28"/>
          <w:szCs w:val="28"/>
          <w:lang w:val="en-US"/>
        </w:rPr>
        <w:t>Front-end components include Thymeleaf templates, HTML pages, CSS files, and JavaScript files.</w:t>
      </w:r>
    </w:p>
    <w:p w14:paraId="18C0016D" w14:textId="1AA372A2" w:rsidR="00522965" w:rsidRPr="00844042" w:rsidRDefault="00522965" w:rsidP="00522965">
      <w:pPr>
        <w:pStyle w:val="ListParagraph"/>
        <w:numPr>
          <w:ilvl w:val="0"/>
          <w:numId w:val="18"/>
        </w:numPr>
        <w:rPr>
          <w:rFonts w:ascii="Times New Roman" w:hAnsi="Times New Roman" w:cs="Times New Roman"/>
          <w:sz w:val="28"/>
          <w:szCs w:val="28"/>
          <w:lang w:val="en-US"/>
        </w:rPr>
      </w:pPr>
      <w:r w:rsidRPr="00844042">
        <w:rPr>
          <w:rFonts w:ascii="Times New Roman" w:hAnsi="Times New Roman" w:cs="Times New Roman"/>
          <w:sz w:val="28"/>
          <w:szCs w:val="28"/>
          <w:lang w:val="en-US"/>
        </w:rPr>
        <w:t>Database components include a PostgreSQL schema and JDBC database access.</w:t>
      </w:r>
    </w:p>
    <w:p w14:paraId="7F6EAD7D" w14:textId="77777777" w:rsidR="00CB0F01" w:rsidRPr="00844042" w:rsidRDefault="00C225E5" w:rsidP="00CB0F01">
      <w:pPr>
        <w:keepNext/>
        <w:rPr>
          <w:rFonts w:ascii="Times New Roman" w:hAnsi="Times New Roman" w:cs="Times New Roman"/>
        </w:rPr>
      </w:pPr>
      <w:r w:rsidRPr="00844042">
        <w:rPr>
          <w:rFonts w:ascii="Times New Roman" w:hAnsi="Times New Roman" w:cs="Times New Roman"/>
          <w:noProof/>
          <w:sz w:val="28"/>
          <w:szCs w:val="28"/>
          <w:lang w:val="en-US"/>
        </w:rPr>
        <w:drawing>
          <wp:inline distT="0" distB="0" distL="0" distR="0" wp14:anchorId="0879058B" wp14:editId="20266D28">
            <wp:extent cx="6293922" cy="4279393"/>
            <wp:effectExtent l="0" t="0" r="0" b="6985"/>
            <wp:docPr id="5577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88251" name=""/>
                    <pic:cNvPicPr/>
                  </pic:nvPicPr>
                  <pic:blipFill>
                    <a:blip r:embed="rId45"/>
                    <a:stretch>
                      <a:fillRect/>
                    </a:stretch>
                  </pic:blipFill>
                  <pic:spPr>
                    <a:xfrm>
                      <a:off x="0" y="0"/>
                      <a:ext cx="6303499" cy="4285904"/>
                    </a:xfrm>
                    <a:prstGeom prst="rect">
                      <a:avLst/>
                    </a:prstGeom>
                  </pic:spPr>
                </pic:pic>
              </a:graphicData>
            </a:graphic>
          </wp:inline>
        </w:drawing>
      </w:r>
    </w:p>
    <w:p w14:paraId="5E35EA54" w14:textId="4411D2C8" w:rsidR="00C225E5" w:rsidRPr="00844042" w:rsidRDefault="00CB0F01" w:rsidP="00CB0F01">
      <w:pPr>
        <w:pStyle w:val="Caption"/>
        <w:rPr>
          <w:rFonts w:ascii="Times New Roman" w:hAnsi="Times New Roman" w:cs="Times New Roman"/>
          <w:sz w:val="28"/>
          <w:szCs w:val="28"/>
          <w:lang w:val="en-US"/>
        </w:rPr>
      </w:pPr>
      <w:bookmarkStart w:id="91" w:name="_Toc219055044"/>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00B86A0C" w:rsidRPr="00844042">
        <w:rPr>
          <w:rFonts w:ascii="Times New Roman" w:hAnsi="Times New Roman" w:cs="Times New Roman"/>
          <w:noProof/>
        </w:rPr>
        <w:t>25</w:t>
      </w:r>
      <w:r w:rsidRPr="00844042">
        <w:rPr>
          <w:rFonts w:ascii="Times New Roman" w:hAnsi="Times New Roman" w:cs="Times New Roman"/>
        </w:rPr>
        <w:fldChar w:fldCharType="end"/>
      </w:r>
      <w:r w:rsidRPr="00844042">
        <w:rPr>
          <w:rFonts w:ascii="Times New Roman" w:hAnsi="Times New Roman" w:cs="Times New Roman"/>
          <w:lang w:val="en-US"/>
        </w:rPr>
        <w:t xml:space="preserve"> Folder Structure</w:t>
      </w:r>
      <w:bookmarkEnd w:id="91"/>
    </w:p>
    <w:p w14:paraId="20273EC0" w14:textId="5176E5F3" w:rsidR="001A6CF4" w:rsidRPr="00844042" w:rsidRDefault="00522965" w:rsidP="00522965">
      <w:pPr>
        <w:rPr>
          <w:rFonts w:ascii="Times New Roman" w:hAnsi="Times New Roman" w:cs="Times New Roman"/>
          <w:sz w:val="28"/>
          <w:szCs w:val="28"/>
          <w:lang w:val="en-US"/>
        </w:rPr>
      </w:pPr>
      <w:r w:rsidRPr="00844042">
        <w:rPr>
          <w:rFonts w:ascii="Times New Roman" w:hAnsi="Times New Roman" w:cs="Times New Roman"/>
          <w:sz w:val="28"/>
          <w:szCs w:val="28"/>
          <w:lang w:val="en-US"/>
        </w:rPr>
        <w:t>The SPEEDY source code reflects the principles of software engineering best practices such as modular design, concern separation, and secure authentication of users via JWT.</w:t>
      </w:r>
    </w:p>
    <w:p w14:paraId="59606D2C" w14:textId="77777777" w:rsidR="001A6CF4" w:rsidRPr="00844042" w:rsidRDefault="001A6CF4">
      <w:pPr>
        <w:rPr>
          <w:rFonts w:ascii="Times New Roman" w:hAnsi="Times New Roman" w:cs="Times New Roman"/>
          <w:sz w:val="28"/>
          <w:szCs w:val="28"/>
          <w:lang w:val="en-US"/>
        </w:rPr>
      </w:pPr>
      <w:r w:rsidRPr="00844042">
        <w:rPr>
          <w:rFonts w:ascii="Times New Roman" w:hAnsi="Times New Roman" w:cs="Times New Roman"/>
          <w:sz w:val="28"/>
          <w:szCs w:val="28"/>
          <w:lang w:val="en-US"/>
        </w:rPr>
        <w:br w:type="page"/>
      </w:r>
    </w:p>
    <w:p w14:paraId="420B9599" w14:textId="5211C270" w:rsidR="00522965" w:rsidRPr="00844042" w:rsidRDefault="001A6CF4" w:rsidP="00191F7E">
      <w:pPr>
        <w:pStyle w:val="Heading1"/>
        <w:rPr>
          <w:rFonts w:ascii="Times New Roman" w:hAnsi="Times New Roman" w:cs="Times New Roman"/>
          <w:lang w:val="en-US"/>
        </w:rPr>
      </w:pPr>
      <w:bookmarkStart w:id="92" w:name="_Toc219055016"/>
      <w:r w:rsidRPr="00844042">
        <w:rPr>
          <w:rFonts w:ascii="Times New Roman" w:hAnsi="Times New Roman" w:cs="Times New Roman"/>
          <w:lang w:val="en-US"/>
        </w:rPr>
        <w:lastRenderedPageBreak/>
        <w:t>APPENDIX C</w:t>
      </w:r>
      <w:r w:rsidR="00922770" w:rsidRPr="00844042">
        <w:rPr>
          <w:rFonts w:ascii="Times New Roman" w:hAnsi="Times New Roman" w:cs="Times New Roman"/>
          <w:lang w:val="en-US"/>
        </w:rPr>
        <w:t>: SYSTEM INSTALLATION GUIDE</w:t>
      </w:r>
      <w:bookmarkEnd w:id="92"/>
    </w:p>
    <w:p w14:paraId="46BF4955" w14:textId="77777777" w:rsidR="00812F53" w:rsidRPr="00844042" w:rsidRDefault="00812F53" w:rsidP="00812F53">
      <w:pPr>
        <w:rPr>
          <w:rFonts w:ascii="Times New Roman" w:hAnsi="Times New Roman" w:cs="Times New Roman"/>
          <w:sz w:val="28"/>
          <w:szCs w:val="28"/>
          <w:lang w:val="en-US"/>
        </w:rPr>
      </w:pPr>
      <w:r w:rsidRPr="00844042">
        <w:rPr>
          <w:rFonts w:ascii="Times New Roman" w:hAnsi="Times New Roman" w:cs="Times New Roman"/>
          <w:sz w:val="28"/>
          <w:szCs w:val="28"/>
          <w:lang w:val="en-US"/>
        </w:rPr>
        <w:t>Here are the guidelines on how to set up and utilize the SPEEDY System on your own computer.</w:t>
      </w:r>
    </w:p>
    <w:p w14:paraId="336D235D" w14:textId="77777777" w:rsidR="00812F53" w:rsidRPr="00844042" w:rsidRDefault="00812F53" w:rsidP="00812F53">
      <w:pPr>
        <w:rPr>
          <w:rFonts w:ascii="Times New Roman" w:hAnsi="Times New Roman" w:cs="Times New Roman"/>
          <w:sz w:val="28"/>
          <w:szCs w:val="28"/>
          <w:lang w:val="en-US"/>
        </w:rPr>
      </w:pPr>
    </w:p>
    <w:p w14:paraId="7A4C5930" w14:textId="599DE1BC" w:rsidR="00812F53" w:rsidRPr="00844042" w:rsidRDefault="00812F53" w:rsidP="00191F7E">
      <w:pPr>
        <w:pStyle w:val="Heading2"/>
        <w:rPr>
          <w:rFonts w:ascii="Times New Roman" w:hAnsi="Times New Roman" w:cs="Times New Roman"/>
          <w:lang w:val="en-US"/>
        </w:rPr>
      </w:pPr>
      <w:bookmarkStart w:id="93" w:name="_Toc219055017"/>
      <w:r w:rsidRPr="00844042">
        <w:rPr>
          <w:rFonts w:ascii="Times New Roman" w:hAnsi="Times New Roman" w:cs="Times New Roman"/>
          <w:lang w:val="en-US"/>
        </w:rPr>
        <w:t>C.1 Required Software for SPEEDY System Setup</w:t>
      </w:r>
      <w:bookmarkEnd w:id="93"/>
    </w:p>
    <w:p w14:paraId="5E067AF3" w14:textId="77777777" w:rsidR="00812F53" w:rsidRPr="00844042" w:rsidRDefault="00812F53" w:rsidP="00C003C4">
      <w:pPr>
        <w:pStyle w:val="ListParagraph"/>
        <w:numPr>
          <w:ilvl w:val="0"/>
          <w:numId w:val="19"/>
        </w:numPr>
        <w:rPr>
          <w:rFonts w:ascii="Times New Roman" w:hAnsi="Times New Roman" w:cs="Times New Roman"/>
          <w:sz w:val="28"/>
          <w:szCs w:val="28"/>
          <w:lang w:val="en-US"/>
        </w:rPr>
      </w:pPr>
      <w:r w:rsidRPr="00844042">
        <w:rPr>
          <w:rFonts w:ascii="Times New Roman" w:hAnsi="Times New Roman" w:cs="Times New Roman"/>
          <w:sz w:val="28"/>
          <w:szCs w:val="28"/>
          <w:lang w:val="en-US"/>
        </w:rPr>
        <w:t>Java Development Kit (Version 17 or higher)</w:t>
      </w:r>
    </w:p>
    <w:p w14:paraId="39A7A780" w14:textId="77777777" w:rsidR="00812F53" w:rsidRPr="00844042" w:rsidRDefault="00812F53" w:rsidP="00812F53">
      <w:pPr>
        <w:rPr>
          <w:rFonts w:ascii="Times New Roman" w:hAnsi="Times New Roman" w:cs="Times New Roman"/>
          <w:sz w:val="28"/>
          <w:szCs w:val="28"/>
          <w:lang w:val="en-US"/>
        </w:rPr>
      </w:pPr>
    </w:p>
    <w:p w14:paraId="6FD1B090" w14:textId="77777777" w:rsidR="00812F53" w:rsidRPr="00844042" w:rsidRDefault="00812F53" w:rsidP="00C003C4">
      <w:pPr>
        <w:pStyle w:val="ListParagraph"/>
        <w:numPr>
          <w:ilvl w:val="0"/>
          <w:numId w:val="19"/>
        </w:numPr>
        <w:rPr>
          <w:rFonts w:ascii="Times New Roman" w:hAnsi="Times New Roman" w:cs="Times New Roman"/>
          <w:sz w:val="28"/>
          <w:szCs w:val="28"/>
          <w:lang w:val="en-US"/>
        </w:rPr>
      </w:pPr>
      <w:r w:rsidRPr="00844042">
        <w:rPr>
          <w:rFonts w:ascii="Times New Roman" w:hAnsi="Times New Roman" w:cs="Times New Roman"/>
          <w:sz w:val="28"/>
          <w:szCs w:val="28"/>
          <w:lang w:val="en-US"/>
        </w:rPr>
        <w:t>Maven Build Tool/Application</w:t>
      </w:r>
    </w:p>
    <w:p w14:paraId="5A6F8710" w14:textId="77777777" w:rsidR="00812F53" w:rsidRPr="00844042" w:rsidRDefault="00812F53" w:rsidP="00812F53">
      <w:pPr>
        <w:rPr>
          <w:rFonts w:ascii="Times New Roman" w:hAnsi="Times New Roman" w:cs="Times New Roman"/>
          <w:sz w:val="28"/>
          <w:szCs w:val="28"/>
          <w:lang w:val="en-US"/>
        </w:rPr>
      </w:pPr>
    </w:p>
    <w:p w14:paraId="039D494F" w14:textId="77777777" w:rsidR="00812F53" w:rsidRPr="00844042" w:rsidRDefault="00812F53" w:rsidP="00C003C4">
      <w:pPr>
        <w:pStyle w:val="ListParagraph"/>
        <w:numPr>
          <w:ilvl w:val="0"/>
          <w:numId w:val="19"/>
        </w:numPr>
        <w:rPr>
          <w:rFonts w:ascii="Times New Roman" w:hAnsi="Times New Roman" w:cs="Times New Roman"/>
          <w:sz w:val="28"/>
          <w:szCs w:val="28"/>
          <w:lang w:val="en-US"/>
        </w:rPr>
      </w:pPr>
      <w:r w:rsidRPr="00844042">
        <w:rPr>
          <w:rFonts w:ascii="Times New Roman" w:hAnsi="Times New Roman" w:cs="Times New Roman"/>
          <w:sz w:val="28"/>
          <w:szCs w:val="28"/>
          <w:lang w:val="en-US"/>
        </w:rPr>
        <w:t>Postgres SQL Database Server (RDBMs)</w:t>
      </w:r>
    </w:p>
    <w:p w14:paraId="4411FCAB" w14:textId="77777777" w:rsidR="00812F53" w:rsidRPr="00844042" w:rsidRDefault="00812F53" w:rsidP="00812F53">
      <w:pPr>
        <w:rPr>
          <w:rFonts w:ascii="Times New Roman" w:hAnsi="Times New Roman" w:cs="Times New Roman"/>
          <w:sz w:val="28"/>
          <w:szCs w:val="28"/>
          <w:lang w:val="en-US"/>
        </w:rPr>
      </w:pPr>
    </w:p>
    <w:p w14:paraId="2458C183" w14:textId="011702F8" w:rsidR="00922770" w:rsidRPr="00844042" w:rsidRDefault="00812F53" w:rsidP="00C003C4">
      <w:pPr>
        <w:pStyle w:val="ListParagraph"/>
        <w:numPr>
          <w:ilvl w:val="0"/>
          <w:numId w:val="19"/>
        </w:numPr>
        <w:rPr>
          <w:rFonts w:ascii="Times New Roman" w:hAnsi="Times New Roman" w:cs="Times New Roman"/>
          <w:sz w:val="28"/>
          <w:szCs w:val="28"/>
          <w:lang w:val="en-US"/>
        </w:rPr>
      </w:pPr>
      <w:r w:rsidRPr="00844042">
        <w:rPr>
          <w:rFonts w:ascii="Times New Roman" w:hAnsi="Times New Roman" w:cs="Times New Roman"/>
          <w:sz w:val="28"/>
          <w:szCs w:val="28"/>
          <w:lang w:val="en-US"/>
        </w:rPr>
        <w:t>A web connection (not required until after SPEEDY is set up).</w:t>
      </w:r>
    </w:p>
    <w:p w14:paraId="6E13C098" w14:textId="77777777" w:rsidR="002A752E" w:rsidRPr="00844042" w:rsidRDefault="002A752E" w:rsidP="002A752E">
      <w:pPr>
        <w:pStyle w:val="ListParagraph"/>
        <w:rPr>
          <w:rFonts w:ascii="Times New Roman" w:hAnsi="Times New Roman" w:cs="Times New Roman"/>
          <w:sz w:val="28"/>
          <w:szCs w:val="28"/>
          <w:lang w:val="en-US"/>
        </w:rPr>
      </w:pPr>
    </w:p>
    <w:p w14:paraId="70E0585E" w14:textId="77777777" w:rsidR="002A752E" w:rsidRPr="00844042" w:rsidRDefault="002A752E" w:rsidP="00191F7E">
      <w:pPr>
        <w:pStyle w:val="Heading2"/>
        <w:rPr>
          <w:rFonts w:ascii="Times New Roman" w:hAnsi="Times New Roman" w:cs="Times New Roman"/>
          <w:lang w:val="en-US"/>
        </w:rPr>
      </w:pPr>
      <w:bookmarkStart w:id="94" w:name="_Toc219055018"/>
      <w:r w:rsidRPr="00844042">
        <w:rPr>
          <w:rFonts w:ascii="Times New Roman" w:hAnsi="Times New Roman" w:cs="Times New Roman"/>
          <w:lang w:val="en-US"/>
        </w:rPr>
        <w:t>C.2 Running the System Locally</w:t>
      </w:r>
      <w:bookmarkEnd w:id="94"/>
    </w:p>
    <w:p w14:paraId="69AB12D8" w14:textId="77777777" w:rsidR="002A752E" w:rsidRPr="00844042" w:rsidRDefault="002A752E" w:rsidP="002A752E">
      <w:pPr>
        <w:rPr>
          <w:rFonts w:ascii="Times New Roman" w:hAnsi="Times New Roman" w:cs="Times New Roman"/>
          <w:sz w:val="28"/>
          <w:szCs w:val="28"/>
          <w:lang w:val="en-US"/>
        </w:rPr>
      </w:pPr>
    </w:p>
    <w:p w14:paraId="62FEDCAE" w14:textId="69BBB774" w:rsidR="002A752E" w:rsidRPr="00844042" w:rsidRDefault="002A752E" w:rsidP="002A752E">
      <w:pPr>
        <w:rPr>
          <w:rFonts w:ascii="Times New Roman" w:hAnsi="Times New Roman" w:cs="Times New Roman"/>
          <w:sz w:val="28"/>
          <w:szCs w:val="28"/>
          <w:lang w:val="en-US"/>
        </w:rPr>
      </w:pPr>
      <w:r w:rsidRPr="00844042">
        <w:rPr>
          <w:rFonts w:ascii="Times New Roman" w:hAnsi="Times New Roman" w:cs="Times New Roman"/>
          <w:sz w:val="28"/>
          <w:szCs w:val="28"/>
          <w:lang w:val="en-US"/>
        </w:rPr>
        <w:t>Clone the repository</w:t>
      </w:r>
    </w:p>
    <w:p w14:paraId="6664F4D9" w14:textId="77777777" w:rsidR="002A752E" w:rsidRPr="00844042" w:rsidRDefault="002A752E" w:rsidP="002A752E">
      <w:pPr>
        <w:rPr>
          <w:rFonts w:ascii="Times New Roman" w:hAnsi="Times New Roman" w:cs="Times New Roman"/>
          <w:sz w:val="28"/>
          <w:szCs w:val="28"/>
          <w:lang w:val="en-US"/>
        </w:rPr>
      </w:pPr>
      <w:r w:rsidRPr="00844042">
        <w:rPr>
          <w:rFonts w:ascii="Times New Roman" w:hAnsi="Times New Roman" w:cs="Times New Roman"/>
          <w:sz w:val="28"/>
          <w:szCs w:val="28"/>
          <w:highlight w:val="lightGray"/>
          <w:lang w:val="en-US"/>
        </w:rPr>
        <w:t>git clone https://github.com/barasapeter/SPEEDY.git</w:t>
      </w:r>
    </w:p>
    <w:p w14:paraId="4A12096A" w14:textId="77777777" w:rsidR="002A752E" w:rsidRPr="00844042" w:rsidRDefault="002A752E" w:rsidP="002A752E">
      <w:pPr>
        <w:rPr>
          <w:rFonts w:ascii="Times New Roman" w:hAnsi="Times New Roman" w:cs="Times New Roman"/>
          <w:sz w:val="28"/>
          <w:szCs w:val="28"/>
          <w:lang w:val="en-US"/>
        </w:rPr>
      </w:pPr>
    </w:p>
    <w:p w14:paraId="31000685" w14:textId="3BE338CE" w:rsidR="002A752E" w:rsidRPr="00844042" w:rsidRDefault="002A752E" w:rsidP="002A752E">
      <w:pPr>
        <w:rPr>
          <w:rFonts w:ascii="Times New Roman" w:hAnsi="Times New Roman" w:cs="Times New Roman"/>
          <w:sz w:val="28"/>
          <w:szCs w:val="28"/>
          <w:lang w:val="en-US"/>
        </w:rPr>
      </w:pPr>
      <w:r w:rsidRPr="00844042">
        <w:rPr>
          <w:rFonts w:ascii="Times New Roman" w:hAnsi="Times New Roman" w:cs="Times New Roman"/>
          <w:sz w:val="28"/>
          <w:szCs w:val="28"/>
          <w:lang w:val="en-US"/>
        </w:rPr>
        <w:t>Navigate to the project directory</w:t>
      </w:r>
    </w:p>
    <w:p w14:paraId="6906DC14" w14:textId="77777777" w:rsidR="002A752E" w:rsidRPr="00844042" w:rsidRDefault="002A752E" w:rsidP="002A752E">
      <w:pPr>
        <w:rPr>
          <w:rFonts w:ascii="Times New Roman" w:hAnsi="Times New Roman" w:cs="Times New Roman"/>
          <w:sz w:val="28"/>
          <w:szCs w:val="28"/>
          <w:lang w:val="en-US"/>
        </w:rPr>
      </w:pPr>
      <w:r w:rsidRPr="00844042">
        <w:rPr>
          <w:rFonts w:ascii="Times New Roman" w:hAnsi="Times New Roman" w:cs="Times New Roman"/>
          <w:sz w:val="28"/>
          <w:szCs w:val="28"/>
          <w:highlight w:val="lightGray"/>
          <w:lang w:val="en-US"/>
        </w:rPr>
        <w:t>cd SPEEDY</w:t>
      </w:r>
    </w:p>
    <w:p w14:paraId="4735DB35" w14:textId="77777777" w:rsidR="002A752E" w:rsidRPr="00844042" w:rsidRDefault="002A752E" w:rsidP="002A752E">
      <w:pPr>
        <w:rPr>
          <w:rFonts w:ascii="Times New Roman" w:hAnsi="Times New Roman" w:cs="Times New Roman"/>
          <w:sz w:val="28"/>
          <w:szCs w:val="28"/>
          <w:lang w:val="en-US"/>
        </w:rPr>
      </w:pPr>
    </w:p>
    <w:p w14:paraId="78276854" w14:textId="1753104D" w:rsidR="002A752E" w:rsidRPr="00844042" w:rsidRDefault="002A752E" w:rsidP="002A752E">
      <w:pPr>
        <w:rPr>
          <w:rFonts w:ascii="Times New Roman" w:hAnsi="Times New Roman" w:cs="Times New Roman"/>
          <w:sz w:val="28"/>
          <w:szCs w:val="28"/>
          <w:lang w:val="en-US"/>
        </w:rPr>
      </w:pPr>
      <w:r w:rsidRPr="00844042">
        <w:rPr>
          <w:rFonts w:ascii="Times New Roman" w:hAnsi="Times New Roman" w:cs="Times New Roman"/>
          <w:sz w:val="28"/>
          <w:szCs w:val="28"/>
          <w:lang w:val="en-US"/>
        </w:rPr>
        <w:t>Checkout the Main Branch</w:t>
      </w:r>
    </w:p>
    <w:p w14:paraId="1ADA43D2" w14:textId="77777777" w:rsidR="002A752E" w:rsidRPr="00844042" w:rsidRDefault="002A752E" w:rsidP="002A752E">
      <w:pPr>
        <w:rPr>
          <w:rFonts w:ascii="Times New Roman" w:hAnsi="Times New Roman" w:cs="Times New Roman"/>
          <w:sz w:val="28"/>
          <w:szCs w:val="28"/>
          <w:lang w:val="en-US"/>
        </w:rPr>
      </w:pPr>
      <w:r w:rsidRPr="00844042">
        <w:rPr>
          <w:rFonts w:ascii="Times New Roman" w:hAnsi="Times New Roman" w:cs="Times New Roman"/>
          <w:sz w:val="28"/>
          <w:szCs w:val="28"/>
          <w:highlight w:val="lightGray"/>
          <w:lang w:val="en-US"/>
        </w:rPr>
        <w:t>git checkout main</w:t>
      </w:r>
    </w:p>
    <w:p w14:paraId="426898F2" w14:textId="77777777" w:rsidR="002A752E" w:rsidRPr="00844042" w:rsidRDefault="002A752E" w:rsidP="002A752E">
      <w:pPr>
        <w:rPr>
          <w:rFonts w:ascii="Times New Roman" w:hAnsi="Times New Roman" w:cs="Times New Roman"/>
          <w:sz w:val="28"/>
          <w:szCs w:val="28"/>
          <w:lang w:val="en-US"/>
        </w:rPr>
      </w:pPr>
    </w:p>
    <w:p w14:paraId="41C04498" w14:textId="68A5079A" w:rsidR="002A752E" w:rsidRPr="00844042" w:rsidRDefault="002A752E" w:rsidP="002A752E">
      <w:pPr>
        <w:rPr>
          <w:rFonts w:ascii="Times New Roman" w:hAnsi="Times New Roman" w:cs="Times New Roman"/>
          <w:sz w:val="28"/>
          <w:szCs w:val="28"/>
          <w:lang w:val="en-US"/>
        </w:rPr>
      </w:pPr>
      <w:r w:rsidRPr="00844042">
        <w:rPr>
          <w:rFonts w:ascii="Times New Roman" w:hAnsi="Times New Roman" w:cs="Times New Roman"/>
          <w:sz w:val="28"/>
          <w:szCs w:val="28"/>
          <w:lang w:val="en-US"/>
        </w:rPr>
        <w:t>Run the Application</w:t>
      </w:r>
    </w:p>
    <w:p w14:paraId="08145C68" w14:textId="77777777" w:rsidR="002A752E" w:rsidRPr="00844042" w:rsidRDefault="002A752E" w:rsidP="002A752E">
      <w:pPr>
        <w:rPr>
          <w:rFonts w:ascii="Times New Roman" w:hAnsi="Times New Roman" w:cs="Times New Roman"/>
          <w:sz w:val="28"/>
          <w:szCs w:val="28"/>
          <w:lang w:val="en-US"/>
        </w:rPr>
      </w:pPr>
      <w:proofErr w:type="gramStart"/>
      <w:r w:rsidRPr="00844042">
        <w:rPr>
          <w:rFonts w:ascii="Times New Roman" w:hAnsi="Times New Roman" w:cs="Times New Roman"/>
          <w:sz w:val="28"/>
          <w:szCs w:val="28"/>
          <w:highlight w:val="lightGray"/>
          <w:lang w:val="en-US"/>
        </w:rPr>
        <w:t>./</w:t>
      </w:r>
      <w:proofErr w:type="spellStart"/>
      <w:proofErr w:type="gramEnd"/>
      <w:r w:rsidRPr="00844042">
        <w:rPr>
          <w:rFonts w:ascii="Times New Roman" w:hAnsi="Times New Roman" w:cs="Times New Roman"/>
          <w:sz w:val="28"/>
          <w:szCs w:val="28"/>
          <w:highlight w:val="lightGray"/>
          <w:lang w:val="en-US"/>
        </w:rPr>
        <w:t>mvnw</w:t>
      </w:r>
      <w:proofErr w:type="spellEnd"/>
      <w:r w:rsidRPr="00844042">
        <w:rPr>
          <w:rFonts w:ascii="Times New Roman" w:hAnsi="Times New Roman" w:cs="Times New Roman"/>
          <w:sz w:val="28"/>
          <w:szCs w:val="28"/>
          <w:highlight w:val="lightGray"/>
          <w:lang w:val="en-US"/>
        </w:rPr>
        <w:t xml:space="preserve"> </w:t>
      </w:r>
      <w:proofErr w:type="spellStart"/>
      <w:r w:rsidRPr="00844042">
        <w:rPr>
          <w:rFonts w:ascii="Times New Roman" w:hAnsi="Times New Roman" w:cs="Times New Roman"/>
          <w:sz w:val="28"/>
          <w:szCs w:val="28"/>
          <w:highlight w:val="lightGray"/>
          <w:lang w:val="en-US"/>
        </w:rPr>
        <w:t>spring-</w:t>
      </w:r>
      <w:proofErr w:type="gramStart"/>
      <w:r w:rsidRPr="00844042">
        <w:rPr>
          <w:rFonts w:ascii="Times New Roman" w:hAnsi="Times New Roman" w:cs="Times New Roman"/>
          <w:sz w:val="28"/>
          <w:szCs w:val="28"/>
          <w:highlight w:val="lightGray"/>
          <w:lang w:val="en-US"/>
        </w:rPr>
        <w:t>boot:run</w:t>
      </w:r>
      <w:proofErr w:type="spellEnd"/>
      <w:proofErr w:type="gramEnd"/>
    </w:p>
    <w:p w14:paraId="1029A573" w14:textId="77777777" w:rsidR="002A752E" w:rsidRPr="00844042" w:rsidRDefault="002A752E" w:rsidP="002A752E">
      <w:pPr>
        <w:rPr>
          <w:rFonts w:ascii="Times New Roman" w:hAnsi="Times New Roman" w:cs="Times New Roman"/>
          <w:sz w:val="28"/>
          <w:szCs w:val="28"/>
          <w:lang w:val="en-US"/>
        </w:rPr>
      </w:pPr>
    </w:p>
    <w:p w14:paraId="28BCF1F0" w14:textId="56E57DDC" w:rsidR="002A752E" w:rsidRPr="00844042" w:rsidRDefault="002A752E" w:rsidP="002A752E">
      <w:pPr>
        <w:rPr>
          <w:rFonts w:ascii="Times New Roman" w:hAnsi="Times New Roman" w:cs="Times New Roman"/>
          <w:sz w:val="28"/>
          <w:szCs w:val="28"/>
          <w:lang w:val="en-US"/>
        </w:rPr>
      </w:pPr>
      <w:r w:rsidRPr="00844042">
        <w:rPr>
          <w:rFonts w:ascii="Times New Roman" w:hAnsi="Times New Roman" w:cs="Times New Roman"/>
          <w:sz w:val="28"/>
          <w:szCs w:val="28"/>
          <w:lang w:val="en-US"/>
        </w:rPr>
        <w:lastRenderedPageBreak/>
        <w:t>Access System at</w:t>
      </w:r>
    </w:p>
    <w:p w14:paraId="7F9ABB63" w14:textId="60902F35" w:rsidR="002A752E" w:rsidRPr="00844042" w:rsidRDefault="007C493F" w:rsidP="002A752E">
      <w:pPr>
        <w:rPr>
          <w:rFonts w:ascii="Times New Roman" w:hAnsi="Times New Roman" w:cs="Times New Roman"/>
          <w:sz w:val="28"/>
          <w:szCs w:val="28"/>
          <w:lang w:val="en-US"/>
        </w:rPr>
      </w:pPr>
      <w:hyperlink r:id="rId46" w:history="1">
        <w:r w:rsidRPr="00844042">
          <w:rPr>
            <w:rStyle w:val="Hyperlink"/>
            <w:rFonts w:ascii="Times New Roman" w:hAnsi="Times New Roman" w:cs="Times New Roman"/>
            <w:sz w:val="28"/>
            <w:szCs w:val="28"/>
            <w:highlight w:val="lightGray"/>
            <w:lang w:val="en-US"/>
          </w:rPr>
          <w:t>http://localhost:8080</w:t>
        </w:r>
      </w:hyperlink>
    </w:p>
    <w:p w14:paraId="0AC73ED7" w14:textId="77777777" w:rsidR="007C493F" w:rsidRPr="00844042" w:rsidRDefault="007C493F" w:rsidP="002A752E">
      <w:pPr>
        <w:rPr>
          <w:rFonts w:ascii="Times New Roman" w:hAnsi="Times New Roman" w:cs="Times New Roman"/>
          <w:sz w:val="28"/>
          <w:szCs w:val="28"/>
          <w:lang w:val="en-US"/>
        </w:rPr>
      </w:pPr>
    </w:p>
    <w:p w14:paraId="57D469F3" w14:textId="0703D60C" w:rsidR="000951E5" w:rsidRPr="00844042" w:rsidRDefault="000951E5" w:rsidP="00191F7E">
      <w:pPr>
        <w:pStyle w:val="Heading2"/>
        <w:rPr>
          <w:rFonts w:ascii="Times New Roman" w:hAnsi="Times New Roman" w:cs="Times New Roman"/>
          <w:lang w:val="en-US"/>
        </w:rPr>
      </w:pPr>
      <w:bookmarkStart w:id="95" w:name="_Toc219055019"/>
      <w:r w:rsidRPr="00844042">
        <w:rPr>
          <w:rFonts w:ascii="Times New Roman" w:hAnsi="Times New Roman" w:cs="Times New Roman"/>
          <w:lang w:val="en-US"/>
        </w:rPr>
        <w:t>C.3 Establishing a Database</w:t>
      </w:r>
      <w:bookmarkEnd w:id="95"/>
    </w:p>
    <w:p w14:paraId="6E094B26" w14:textId="110F8A29" w:rsidR="000951E5" w:rsidRPr="00844042" w:rsidRDefault="000951E5" w:rsidP="000951E5">
      <w:pPr>
        <w:pStyle w:val="ListParagraph"/>
        <w:numPr>
          <w:ilvl w:val="0"/>
          <w:numId w:val="20"/>
        </w:numPr>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Install PostgreSQL on the target server to create a new database called </w:t>
      </w:r>
      <w:r w:rsidRPr="00844042">
        <w:rPr>
          <w:rFonts w:ascii="Times New Roman" w:hAnsi="Times New Roman" w:cs="Times New Roman"/>
          <w:sz w:val="28"/>
          <w:szCs w:val="28"/>
          <w:highlight w:val="lightGray"/>
          <w:lang w:val="en-US"/>
        </w:rPr>
        <w:t>speedy</w:t>
      </w:r>
      <w:r w:rsidRPr="00844042">
        <w:rPr>
          <w:rFonts w:ascii="Times New Roman" w:hAnsi="Times New Roman" w:cs="Times New Roman"/>
          <w:sz w:val="28"/>
          <w:szCs w:val="28"/>
          <w:lang w:val="en-US"/>
        </w:rPr>
        <w:t>.</w:t>
      </w:r>
    </w:p>
    <w:p w14:paraId="144EFB33" w14:textId="77777777" w:rsidR="000951E5" w:rsidRPr="00844042" w:rsidRDefault="000951E5" w:rsidP="000951E5">
      <w:pPr>
        <w:rPr>
          <w:rFonts w:ascii="Times New Roman" w:hAnsi="Times New Roman" w:cs="Times New Roman"/>
          <w:sz w:val="28"/>
          <w:szCs w:val="28"/>
          <w:lang w:val="en-US"/>
        </w:rPr>
      </w:pPr>
    </w:p>
    <w:p w14:paraId="7594E790" w14:textId="77777777" w:rsidR="000951E5" w:rsidRPr="00844042" w:rsidRDefault="000951E5" w:rsidP="000951E5">
      <w:pPr>
        <w:pStyle w:val="ListParagraph"/>
        <w:numPr>
          <w:ilvl w:val="0"/>
          <w:numId w:val="20"/>
        </w:numPr>
        <w:rPr>
          <w:rFonts w:ascii="Times New Roman" w:hAnsi="Times New Roman" w:cs="Times New Roman"/>
          <w:sz w:val="28"/>
          <w:szCs w:val="28"/>
          <w:lang w:val="en-US"/>
        </w:rPr>
      </w:pPr>
      <w:r w:rsidRPr="00844042">
        <w:rPr>
          <w:rFonts w:ascii="Times New Roman" w:hAnsi="Times New Roman" w:cs="Times New Roman"/>
          <w:sz w:val="28"/>
          <w:szCs w:val="28"/>
          <w:lang w:val="en-US"/>
        </w:rPr>
        <w:t xml:space="preserve">Configure the application's database credentials in the application's </w:t>
      </w:r>
      <w:proofErr w:type="spellStart"/>
      <w:proofErr w:type="gramStart"/>
      <w:r w:rsidRPr="00844042">
        <w:rPr>
          <w:rFonts w:ascii="Times New Roman" w:hAnsi="Times New Roman" w:cs="Times New Roman"/>
          <w:sz w:val="28"/>
          <w:szCs w:val="28"/>
          <w:highlight w:val="lightGray"/>
          <w:lang w:val="en-US"/>
        </w:rPr>
        <w:t>application.properties</w:t>
      </w:r>
      <w:proofErr w:type="spellEnd"/>
      <w:proofErr w:type="gramEnd"/>
      <w:r w:rsidRPr="00844042">
        <w:rPr>
          <w:rFonts w:ascii="Times New Roman" w:hAnsi="Times New Roman" w:cs="Times New Roman"/>
          <w:sz w:val="28"/>
          <w:szCs w:val="28"/>
          <w:lang w:val="en-US"/>
        </w:rPr>
        <w:t xml:space="preserve"> file.</w:t>
      </w:r>
    </w:p>
    <w:p w14:paraId="6C847BC4" w14:textId="77777777" w:rsidR="000951E5" w:rsidRPr="00844042" w:rsidRDefault="000951E5" w:rsidP="000951E5">
      <w:pPr>
        <w:rPr>
          <w:rFonts w:ascii="Times New Roman" w:hAnsi="Times New Roman" w:cs="Times New Roman"/>
          <w:sz w:val="28"/>
          <w:szCs w:val="28"/>
          <w:lang w:val="en-US"/>
        </w:rPr>
      </w:pPr>
    </w:p>
    <w:p w14:paraId="318D032B" w14:textId="77777777" w:rsidR="000951E5" w:rsidRPr="00844042" w:rsidRDefault="000951E5" w:rsidP="000951E5">
      <w:pPr>
        <w:pStyle w:val="ListParagraph"/>
        <w:numPr>
          <w:ilvl w:val="0"/>
          <w:numId w:val="20"/>
        </w:numPr>
        <w:rPr>
          <w:rFonts w:ascii="Times New Roman" w:hAnsi="Times New Roman" w:cs="Times New Roman"/>
          <w:sz w:val="28"/>
          <w:szCs w:val="28"/>
          <w:lang w:val="en-US"/>
        </w:rPr>
      </w:pPr>
      <w:r w:rsidRPr="00844042">
        <w:rPr>
          <w:rFonts w:ascii="Times New Roman" w:hAnsi="Times New Roman" w:cs="Times New Roman"/>
          <w:sz w:val="28"/>
          <w:szCs w:val="28"/>
          <w:lang w:val="en-US"/>
        </w:rPr>
        <w:t>Start using the application, and automatically create the database tables.</w:t>
      </w:r>
    </w:p>
    <w:p w14:paraId="09BF50EE" w14:textId="77777777" w:rsidR="000951E5" w:rsidRPr="00844042" w:rsidRDefault="000951E5" w:rsidP="000951E5">
      <w:pPr>
        <w:rPr>
          <w:rFonts w:ascii="Times New Roman" w:hAnsi="Times New Roman" w:cs="Times New Roman"/>
          <w:sz w:val="28"/>
          <w:szCs w:val="28"/>
          <w:lang w:val="en-US"/>
        </w:rPr>
      </w:pPr>
    </w:p>
    <w:p w14:paraId="5CEFED28" w14:textId="0B9078CE" w:rsidR="007C493F" w:rsidRPr="00844042" w:rsidRDefault="000951E5" w:rsidP="000951E5">
      <w:pPr>
        <w:pStyle w:val="ListParagraph"/>
        <w:numPr>
          <w:ilvl w:val="0"/>
          <w:numId w:val="20"/>
        </w:numPr>
        <w:rPr>
          <w:rFonts w:ascii="Times New Roman" w:hAnsi="Times New Roman" w:cs="Times New Roman"/>
          <w:sz w:val="28"/>
          <w:szCs w:val="28"/>
          <w:lang w:val="en-US"/>
        </w:rPr>
      </w:pPr>
      <w:r w:rsidRPr="00844042">
        <w:rPr>
          <w:rFonts w:ascii="Times New Roman" w:hAnsi="Times New Roman" w:cs="Times New Roman"/>
          <w:sz w:val="28"/>
          <w:szCs w:val="28"/>
          <w:lang w:val="en-US"/>
        </w:rPr>
        <w:t>You can verify your newly created tables using any PostgreSQL client tool.</w:t>
      </w:r>
    </w:p>
    <w:p w14:paraId="39814FFC" w14:textId="77777777" w:rsidR="00B86A0C" w:rsidRPr="00844042" w:rsidRDefault="00B86A0C" w:rsidP="00B86A0C">
      <w:pPr>
        <w:pStyle w:val="ListParagraph"/>
        <w:rPr>
          <w:rFonts w:ascii="Times New Roman" w:hAnsi="Times New Roman" w:cs="Times New Roman"/>
          <w:sz w:val="28"/>
          <w:szCs w:val="28"/>
          <w:lang w:val="en-US"/>
        </w:rPr>
      </w:pPr>
    </w:p>
    <w:p w14:paraId="760D90EE" w14:textId="77777777" w:rsidR="00B86A0C" w:rsidRPr="00844042" w:rsidRDefault="00B86A0C" w:rsidP="00B86A0C">
      <w:pPr>
        <w:keepNext/>
        <w:rPr>
          <w:rFonts w:ascii="Times New Roman" w:hAnsi="Times New Roman" w:cs="Times New Roman"/>
        </w:rPr>
      </w:pPr>
      <w:r w:rsidRPr="00844042">
        <w:rPr>
          <w:rFonts w:ascii="Times New Roman" w:hAnsi="Times New Roman" w:cs="Times New Roman"/>
          <w:noProof/>
          <w:sz w:val="28"/>
          <w:szCs w:val="28"/>
          <w:lang w:val="en-US"/>
        </w:rPr>
        <w:lastRenderedPageBreak/>
        <w:drawing>
          <wp:inline distT="0" distB="0" distL="0" distR="0" wp14:anchorId="65B6045F" wp14:editId="418E6373">
            <wp:extent cx="5731510" cy="5819140"/>
            <wp:effectExtent l="0" t="0" r="2540" b="0"/>
            <wp:docPr id="6345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52441" name=""/>
                    <pic:cNvPicPr/>
                  </pic:nvPicPr>
                  <pic:blipFill>
                    <a:blip r:embed="rId47"/>
                    <a:stretch>
                      <a:fillRect/>
                    </a:stretch>
                  </pic:blipFill>
                  <pic:spPr>
                    <a:xfrm>
                      <a:off x="0" y="0"/>
                      <a:ext cx="5731510" cy="5819140"/>
                    </a:xfrm>
                    <a:prstGeom prst="rect">
                      <a:avLst/>
                    </a:prstGeom>
                  </pic:spPr>
                </pic:pic>
              </a:graphicData>
            </a:graphic>
          </wp:inline>
        </w:drawing>
      </w:r>
    </w:p>
    <w:p w14:paraId="5DBD12A6" w14:textId="12F89EBB" w:rsidR="00B86A0C" w:rsidRPr="00844042" w:rsidRDefault="00B86A0C" w:rsidP="00B86A0C">
      <w:pPr>
        <w:pStyle w:val="Caption"/>
        <w:rPr>
          <w:rFonts w:ascii="Times New Roman" w:hAnsi="Times New Roman" w:cs="Times New Roman"/>
          <w:sz w:val="28"/>
          <w:szCs w:val="28"/>
          <w:lang w:val="en-US"/>
        </w:rPr>
      </w:pPr>
      <w:bookmarkStart w:id="96" w:name="_Toc219055045"/>
      <w:r w:rsidRPr="00844042">
        <w:rPr>
          <w:rFonts w:ascii="Times New Roman" w:hAnsi="Times New Roman" w:cs="Times New Roman"/>
        </w:rPr>
        <w:t xml:space="preserve">Figure </w:t>
      </w:r>
      <w:r w:rsidRPr="00844042">
        <w:rPr>
          <w:rFonts w:ascii="Times New Roman" w:hAnsi="Times New Roman" w:cs="Times New Roman"/>
        </w:rPr>
        <w:fldChar w:fldCharType="begin"/>
      </w:r>
      <w:r w:rsidRPr="00844042">
        <w:rPr>
          <w:rFonts w:ascii="Times New Roman" w:hAnsi="Times New Roman" w:cs="Times New Roman"/>
        </w:rPr>
        <w:instrText xml:space="preserve"> SEQ Figure \* ARABIC </w:instrText>
      </w:r>
      <w:r w:rsidRPr="00844042">
        <w:rPr>
          <w:rFonts w:ascii="Times New Roman" w:hAnsi="Times New Roman" w:cs="Times New Roman"/>
        </w:rPr>
        <w:fldChar w:fldCharType="separate"/>
      </w:r>
      <w:r w:rsidRPr="00844042">
        <w:rPr>
          <w:rFonts w:ascii="Times New Roman" w:hAnsi="Times New Roman" w:cs="Times New Roman"/>
          <w:noProof/>
        </w:rPr>
        <w:t>26</w:t>
      </w:r>
      <w:r w:rsidRPr="00844042">
        <w:rPr>
          <w:rFonts w:ascii="Times New Roman" w:hAnsi="Times New Roman" w:cs="Times New Roman"/>
        </w:rPr>
        <w:fldChar w:fldCharType="end"/>
      </w:r>
      <w:r w:rsidRPr="00844042">
        <w:rPr>
          <w:rFonts w:ascii="Times New Roman" w:hAnsi="Times New Roman" w:cs="Times New Roman"/>
          <w:lang w:val="en-US"/>
        </w:rPr>
        <w:t xml:space="preserve"> Database Setup</w:t>
      </w:r>
      <w:bookmarkEnd w:id="96"/>
    </w:p>
    <w:sectPr w:rsidR="00B86A0C" w:rsidRPr="00844042" w:rsidSect="00665A89">
      <w:footerReference w:type="default" r:id="rId48"/>
      <w:footerReference w:type="first" r:id="rId49"/>
      <w:pgSz w:w="11906" w:h="16838"/>
      <w:pgMar w:top="1440" w:right="1440" w:bottom="1440" w:left="1440"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D784B" w14:textId="77777777" w:rsidR="000C3DC6" w:rsidRDefault="000C3DC6" w:rsidP="00AA720A">
      <w:pPr>
        <w:spacing w:after="0" w:line="240" w:lineRule="auto"/>
      </w:pPr>
      <w:r>
        <w:separator/>
      </w:r>
    </w:p>
  </w:endnote>
  <w:endnote w:type="continuationSeparator" w:id="0">
    <w:p w14:paraId="5F4EF82A" w14:textId="77777777" w:rsidR="000C3DC6" w:rsidRDefault="000C3DC6" w:rsidP="00AA7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62AD" w14:textId="77777777" w:rsidR="009829F9" w:rsidRDefault="00982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415034"/>
      <w:docPartObj>
        <w:docPartGallery w:val="Page Numbers (Bottom of Page)"/>
        <w:docPartUnique/>
      </w:docPartObj>
    </w:sdtPr>
    <w:sdtEndPr>
      <w:rPr>
        <w:noProof/>
      </w:rPr>
    </w:sdtEndPr>
    <w:sdtContent>
      <w:p w14:paraId="7A3B6421" w14:textId="52636283" w:rsidR="00C566E1" w:rsidRDefault="00C566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F1C638" w14:textId="77777777" w:rsidR="00F43E6D" w:rsidRDefault="00F43E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725F" w14:textId="77777777" w:rsidR="009829F9" w:rsidRDefault="009829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57208"/>
      <w:docPartObj>
        <w:docPartGallery w:val="Page Numbers (Bottom of Page)"/>
        <w:docPartUnique/>
      </w:docPartObj>
    </w:sdtPr>
    <w:sdtEndPr>
      <w:rPr>
        <w:noProof/>
      </w:rPr>
    </w:sdtEndPr>
    <w:sdtContent>
      <w:p w14:paraId="7D304659" w14:textId="4573BF54" w:rsidR="00D813A1" w:rsidRDefault="00D813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6FAA0F" w14:textId="77777777" w:rsidR="00BD5416" w:rsidRDefault="00BD541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0564E" w14:textId="77777777" w:rsidR="006B7324" w:rsidRDefault="006B7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B45D0" w14:textId="77777777" w:rsidR="000C3DC6" w:rsidRDefault="000C3DC6" w:rsidP="00AA720A">
      <w:pPr>
        <w:spacing w:after="0" w:line="240" w:lineRule="auto"/>
      </w:pPr>
      <w:r>
        <w:separator/>
      </w:r>
    </w:p>
  </w:footnote>
  <w:footnote w:type="continuationSeparator" w:id="0">
    <w:p w14:paraId="32148360" w14:textId="77777777" w:rsidR="000C3DC6" w:rsidRDefault="000C3DC6" w:rsidP="00AA7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E7F3" w14:textId="77777777" w:rsidR="009829F9" w:rsidRDefault="009829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468B" w14:textId="77777777" w:rsidR="009829F9" w:rsidRDefault="009829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6CB5" w14:textId="77777777" w:rsidR="009829F9" w:rsidRDefault="009829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3E5"/>
      </v:shape>
    </w:pict>
  </w:numPicBullet>
  <w:abstractNum w:abstractNumId="0" w15:restartNumberingAfterBreak="0">
    <w:nsid w:val="02B21852"/>
    <w:multiLevelType w:val="hybridMultilevel"/>
    <w:tmpl w:val="7286E8F8"/>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5635A4B"/>
    <w:multiLevelType w:val="hybridMultilevel"/>
    <w:tmpl w:val="53369C7A"/>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B9E4F13"/>
    <w:multiLevelType w:val="hybridMultilevel"/>
    <w:tmpl w:val="B856394A"/>
    <w:lvl w:ilvl="0" w:tplc="2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9F1991"/>
    <w:multiLevelType w:val="hybridMultilevel"/>
    <w:tmpl w:val="03BA793E"/>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1335B4F"/>
    <w:multiLevelType w:val="hybridMultilevel"/>
    <w:tmpl w:val="7E9EEE02"/>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7910FDC"/>
    <w:multiLevelType w:val="hybridMultilevel"/>
    <w:tmpl w:val="E59ACB70"/>
    <w:lvl w:ilvl="0" w:tplc="2000001B">
      <w:start w:val="1"/>
      <w:numFmt w:val="lowerRoman"/>
      <w:lvlText w:val="%1."/>
      <w:lvlJc w:val="right"/>
      <w:pPr>
        <w:ind w:left="720" w:hanging="360"/>
      </w:pPr>
    </w:lvl>
    <w:lvl w:ilvl="1" w:tplc="26921628">
      <w:start w:val="1"/>
      <w:numFmt w:val="decimal"/>
      <w:lvlText w:val="%2."/>
      <w:lvlJc w:val="left"/>
      <w:pPr>
        <w:ind w:left="1440" w:hanging="360"/>
      </w:pPr>
      <w:rPr>
        <w:rFonts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7D30148"/>
    <w:multiLevelType w:val="hybridMultilevel"/>
    <w:tmpl w:val="FB465F52"/>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3135744E"/>
    <w:multiLevelType w:val="hybridMultilevel"/>
    <w:tmpl w:val="6DCC9FCA"/>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F0551D0"/>
    <w:multiLevelType w:val="hybridMultilevel"/>
    <w:tmpl w:val="AE64BB44"/>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B7460F9"/>
    <w:multiLevelType w:val="multilevel"/>
    <w:tmpl w:val="050CF35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01F7F60"/>
    <w:multiLevelType w:val="hybridMultilevel"/>
    <w:tmpl w:val="D480D3CA"/>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53D027CE"/>
    <w:multiLevelType w:val="hybridMultilevel"/>
    <w:tmpl w:val="699E4B2E"/>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64FA2A3C"/>
    <w:multiLevelType w:val="hybridMultilevel"/>
    <w:tmpl w:val="DC88110E"/>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A4706CF"/>
    <w:multiLevelType w:val="hybridMultilevel"/>
    <w:tmpl w:val="B810E26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7C1B6A07"/>
    <w:multiLevelType w:val="hybridMultilevel"/>
    <w:tmpl w:val="A1F4BF34"/>
    <w:lvl w:ilvl="0" w:tplc="20000007">
      <w:start w:val="1"/>
      <w:numFmt w:val="bullet"/>
      <w:lvlText w:val=""/>
      <w:lvlPicBulletId w:val="0"/>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7D24306C"/>
    <w:multiLevelType w:val="hybridMultilevel"/>
    <w:tmpl w:val="113A4902"/>
    <w:lvl w:ilvl="0" w:tplc="10000017">
      <w:start w:val="3"/>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7D8A7159"/>
    <w:multiLevelType w:val="hybridMultilevel"/>
    <w:tmpl w:val="6688F35C"/>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7E2C23C4"/>
    <w:multiLevelType w:val="hybridMultilevel"/>
    <w:tmpl w:val="9304953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E3C2A32"/>
    <w:multiLevelType w:val="hybridMultilevel"/>
    <w:tmpl w:val="FB660B30"/>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7F56680B"/>
    <w:multiLevelType w:val="hybridMultilevel"/>
    <w:tmpl w:val="93604AFA"/>
    <w:lvl w:ilvl="0" w:tplc="2000001B">
      <w:start w:val="1"/>
      <w:numFmt w:val="lowerRoman"/>
      <w:lvlText w:val="%1."/>
      <w:lvlJc w:val="righ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496501605">
    <w:abstractNumId w:val="9"/>
  </w:num>
  <w:num w:numId="2" w16cid:durableId="1298604503">
    <w:abstractNumId w:val="13"/>
  </w:num>
  <w:num w:numId="3" w16cid:durableId="1502115246">
    <w:abstractNumId w:val="2"/>
  </w:num>
  <w:num w:numId="4" w16cid:durableId="1521700339">
    <w:abstractNumId w:val="5"/>
  </w:num>
  <w:num w:numId="5" w16cid:durableId="1461921306">
    <w:abstractNumId w:val="19"/>
  </w:num>
  <w:num w:numId="6" w16cid:durableId="1913158536">
    <w:abstractNumId w:val="12"/>
  </w:num>
  <w:num w:numId="7" w16cid:durableId="689720372">
    <w:abstractNumId w:val="8"/>
  </w:num>
  <w:num w:numId="8" w16cid:durableId="313608219">
    <w:abstractNumId w:val="6"/>
  </w:num>
  <w:num w:numId="9" w16cid:durableId="280958259">
    <w:abstractNumId w:val="3"/>
  </w:num>
  <w:num w:numId="10" w16cid:durableId="1379167285">
    <w:abstractNumId w:val="15"/>
  </w:num>
  <w:num w:numId="11" w16cid:durableId="291593482">
    <w:abstractNumId w:val="4"/>
  </w:num>
  <w:num w:numId="12" w16cid:durableId="1500925198">
    <w:abstractNumId w:val="11"/>
  </w:num>
  <w:num w:numId="13" w16cid:durableId="1417674851">
    <w:abstractNumId w:val="0"/>
  </w:num>
  <w:num w:numId="14" w16cid:durableId="410348025">
    <w:abstractNumId w:val="10"/>
  </w:num>
  <w:num w:numId="15" w16cid:durableId="2115854872">
    <w:abstractNumId w:val="17"/>
  </w:num>
  <w:num w:numId="16" w16cid:durableId="726533663">
    <w:abstractNumId w:val="1"/>
  </w:num>
  <w:num w:numId="17" w16cid:durableId="2039426971">
    <w:abstractNumId w:val="18"/>
  </w:num>
  <w:num w:numId="18" w16cid:durableId="1727802313">
    <w:abstractNumId w:val="16"/>
  </w:num>
  <w:num w:numId="19" w16cid:durableId="1730112285">
    <w:abstractNumId w:val="14"/>
  </w:num>
  <w:num w:numId="20" w16cid:durableId="1718775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EEC"/>
    <w:rsid w:val="00000020"/>
    <w:rsid w:val="000237BC"/>
    <w:rsid w:val="0002604D"/>
    <w:rsid w:val="000265F2"/>
    <w:rsid w:val="00026CBE"/>
    <w:rsid w:val="00036D02"/>
    <w:rsid w:val="000412E9"/>
    <w:rsid w:val="00046732"/>
    <w:rsid w:val="0005625E"/>
    <w:rsid w:val="00056D8F"/>
    <w:rsid w:val="00065993"/>
    <w:rsid w:val="00066FDB"/>
    <w:rsid w:val="00072CC4"/>
    <w:rsid w:val="00072E3A"/>
    <w:rsid w:val="00072EEC"/>
    <w:rsid w:val="00074FA3"/>
    <w:rsid w:val="000759AE"/>
    <w:rsid w:val="000818A9"/>
    <w:rsid w:val="00083145"/>
    <w:rsid w:val="000938C2"/>
    <w:rsid w:val="000951E5"/>
    <w:rsid w:val="000A15A0"/>
    <w:rsid w:val="000B00BB"/>
    <w:rsid w:val="000B7574"/>
    <w:rsid w:val="000C2DBD"/>
    <w:rsid w:val="000C3DC6"/>
    <w:rsid w:val="000C47C9"/>
    <w:rsid w:val="000C627F"/>
    <w:rsid w:val="000D10EC"/>
    <w:rsid w:val="000D6A14"/>
    <w:rsid w:val="000E1752"/>
    <w:rsid w:val="000E2BB9"/>
    <w:rsid w:val="000E59B9"/>
    <w:rsid w:val="000F0B4F"/>
    <w:rsid w:val="000F37D1"/>
    <w:rsid w:val="000F3962"/>
    <w:rsid w:val="000F64A9"/>
    <w:rsid w:val="001019F7"/>
    <w:rsid w:val="00101D04"/>
    <w:rsid w:val="00102EA5"/>
    <w:rsid w:val="001067D5"/>
    <w:rsid w:val="00113CB5"/>
    <w:rsid w:val="001314ED"/>
    <w:rsid w:val="00143735"/>
    <w:rsid w:val="00143931"/>
    <w:rsid w:val="00143A2B"/>
    <w:rsid w:val="00144B2A"/>
    <w:rsid w:val="00150626"/>
    <w:rsid w:val="00153DBB"/>
    <w:rsid w:val="001859EF"/>
    <w:rsid w:val="00191F7E"/>
    <w:rsid w:val="001A5A7A"/>
    <w:rsid w:val="001A5F38"/>
    <w:rsid w:val="001A619F"/>
    <w:rsid w:val="001A6CF4"/>
    <w:rsid w:val="001C1B2D"/>
    <w:rsid w:val="001D22FD"/>
    <w:rsid w:val="001E119E"/>
    <w:rsid w:val="001E6520"/>
    <w:rsid w:val="001F2CFF"/>
    <w:rsid w:val="001F4ED3"/>
    <w:rsid w:val="002006FD"/>
    <w:rsid w:val="002012C8"/>
    <w:rsid w:val="00204F09"/>
    <w:rsid w:val="00212808"/>
    <w:rsid w:val="002509E7"/>
    <w:rsid w:val="00253B5E"/>
    <w:rsid w:val="00257AC3"/>
    <w:rsid w:val="002619FC"/>
    <w:rsid w:val="00262C91"/>
    <w:rsid w:val="00265496"/>
    <w:rsid w:val="002673DD"/>
    <w:rsid w:val="002747AB"/>
    <w:rsid w:val="002845DB"/>
    <w:rsid w:val="002A3278"/>
    <w:rsid w:val="002A5C23"/>
    <w:rsid w:val="002A752E"/>
    <w:rsid w:val="002B1F44"/>
    <w:rsid w:val="002B5519"/>
    <w:rsid w:val="002C3A0E"/>
    <w:rsid w:val="002C79BA"/>
    <w:rsid w:val="002D4A8B"/>
    <w:rsid w:val="002E2592"/>
    <w:rsid w:val="002E411E"/>
    <w:rsid w:val="002E5075"/>
    <w:rsid w:val="002F61B2"/>
    <w:rsid w:val="002F70E5"/>
    <w:rsid w:val="0032176E"/>
    <w:rsid w:val="00327A5E"/>
    <w:rsid w:val="00330537"/>
    <w:rsid w:val="003321B0"/>
    <w:rsid w:val="003349AF"/>
    <w:rsid w:val="00341111"/>
    <w:rsid w:val="00347FD3"/>
    <w:rsid w:val="003522A4"/>
    <w:rsid w:val="00357CB1"/>
    <w:rsid w:val="003648DA"/>
    <w:rsid w:val="00364A36"/>
    <w:rsid w:val="003704A6"/>
    <w:rsid w:val="00375DBA"/>
    <w:rsid w:val="00387766"/>
    <w:rsid w:val="003A0EDE"/>
    <w:rsid w:val="003D0020"/>
    <w:rsid w:val="003D2895"/>
    <w:rsid w:val="003E28A5"/>
    <w:rsid w:val="003F72F8"/>
    <w:rsid w:val="0040393B"/>
    <w:rsid w:val="0040489C"/>
    <w:rsid w:val="00412BCE"/>
    <w:rsid w:val="00415015"/>
    <w:rsid w:val="004314AE"/>
    <w:rsid w:val="004317D7"/>
    <w:rsid w:val="00433AD3"/>
    <w:rsid w:val="00436E8A"/>
    <w:rsid w:val="00445880"/>
    <w:rsid w:val="00456D42"/>
    <w:rsid w:val="00460533"/>
    <w:rsid w:val="00462A84"/>
    <w:rsid w:val="00463426"/>
    <w:rsid w:val="004823BF"/>
    <w:rsid w:val="00483FB2"/>
    <w:rsid w:val="00490932"/>
    <w:rsid w:val="00496074"/>
    <w:rsid w:val="004A0116"/>
    <w:rsid w:val="004A4645"/>
    <w:rsid w:val="004A5BD6"/>
    <w:rsid w:val="004B4CD2"/>
    <w:rsid w:val="004B6A41"/>
    <w:rsid w:val="004B7184"/>
    <w:rsid w:val="004C0183"/>
    <w:rsid w:val="004C2467"/>
    <w:rsid w:val="004C5237"/>
    <w:rsid w:val="004E6704"/>
    <w:rsid w:val="004E76F3"/>
    <w:rsid w:val="004F2198"/>
    <w:rsid w:val="004F35A4"/>
    <w:rsid w:val="004F7CAD"/>
    <w:rsid w:val="005170C5"/>
    <w:rsid w:val="00522965"/>
    <w:rsid w:val="00546323"/>
    <w:rsid w:val="00551B12"/>
    <w:rsid w:val="00554398"/>
    <w:rsid w:val="005601BC"/>
    <w:rsid w:val="00563336"/>
    <w:rsid w:val="00565931"/>
    <w:rsid w:val="00567198"/>
    <w:rsid w:val="00567396"/>
    <w:rsid w:val="00573446"/>
    <w:rsid w:val="00576D29"/>
    <w:rsid w:val="00581627"/>
    <w:rsid w:val="005833B8"/>
    <w:rsid w:val="005833C9"/>
    <w:rsid w:val="005951F0"/>
    <w:rsid w:val="00597C32"/>
    <w:rsid w:val="005A1DC3"/>
    <w:rsid w:val="005A312C"/>
    <w:rsid w:val="005A34DC"/>
    <w:rsid w:val="005B131A"/>
    <w:rsid w:val="005B4CF8"/>
    <w:rsid w:val="005B6291"/>
    <w:rsid w:val="005B766B"/>
    <w:rsid w:val="005C161F"/>
    <w:rsid w:val="005C72CD"/>
    <w:rsid w:val="005D2DEC"/>
    <w:rsid w:val="005D4B0B"/>
    <w:rsid w:val="005D5DFB"/>
    <w:rsid w:val="005D75D4"/>
    <w:rsid w:val="005F1B42"/>
    <w:rsid w:val="005F3299"/>
    <w:rsid w:val="005F483C"/>
    <w:rsid w:val="0061385C"/>
    <w:rsid w:val="00614073"/>
    <w:rsid w:val="0061723D"/>
    <w:rsid w:val="00631F12"/>
    <w:rsid w:val="00633F48"/>
    <w:rsid w:val="006373B8"/>
    <w:rsid w:val="00653E93"/>
    <w:rsid w:val="006541CE"/>
    <w:rsid w:val="00665A89"/>
    <w:rsid w:val="006750A1"/>
    <w:rsid w:val="006803D5"/>
    <w:rsid w:val="00682C56"/>
    <w:rsid w:val="006836DE"/>
    <w:rsid w:val="00685CA3"/>
    <w:rsid w:val="0069519F"/>
    <w:rsid w:val="006A616B"/>
    <w:rsid w:val="006A7A8C"/>
    <w:rsid w:val="006B1ABD"/>
    <w:rsid w:val="006B4DDE"/>
    <w:rsid w:val="006B68A5"/>
    <w:rsid w:val="006B7324"/>
    <w:rsid w:val="006E1513"/>
    <w:rsid w:val="006F322E"/>
    <w:rsid w:val="00703E25"/>
    <w:rsid w:val="00704758"/>
    <w:rsid w:val="007068BF"/>
    <w:rsid w:val="00706EA0"/>
    <w:rsid w:val="00727885"/>
    <w:rsid w:val="007378D9"/>
    <w:rsid w:val="007471F2"/>
    <w:rsid w:val="00757439"/>
    <w:rsid w:val="00765A09"/>
    <w:rsid w:val="007704AA"/>
    <w:rsid w:val="00775628"/>
    <w:rsid w:val="007802BD"/>
    <w:rsid w:val="00782DF5"/>
    <w:rsid w:val="007845A0"/>
    <w:rsid w:val="007924FC"/>
    <w:rsid w:val="00795064"/>
    <w:rsid w:val="00795567"/>
    <w:rsid w:val="007A4547"/>
    <w:rsid w:val="007B10D7"/>
    <w:rsid w:val="007B5D75"/>
    <w:rsid w:val="007C493F"/>
    <w:rsid w:val="007D12AB"/>
    <w:rsid w:val="007D12C1"/>
    <w:rsid w:val="007E4925"/>
    <w:rsid w:val="007F2F81"/>
    <w:rsid w:val="00800490"/>
    <w:rsid w:val="00803994"/>
    <w:rsid w:val="00807F91"/>
    <w:rsid w:val="00810AE8"/>
    <w:rsid w:val="008116A4"/>
    <w:rsid w:val="00812674"/>
    <w:rsid w:val="00812F53"/>
    <w:rsid w:val="00827C80"/>
    <w:rsid w:val="00843286"/>
    <w:rsid w:val="00843615"/>
    <w:rsid w:val="00843B0D"/>
    <w:rsid w:val="00844042"/>
    <w:rsid w:val="0084566A"/>
    <w:rsid w:val="0085031C"/>
    <w:rsid w:val="00850698"/>
    <w:rsid w:val="0086231E"/>
    <w:rsid w:val="008673A6"/>
    <w:rsid w:val="00875845"/>
    <w:rsid w:val="008827EA"/>
    <w:rsid w:val="00885CA1"/>
    <w:rsid w:val="00890A98"/>
    <w:rsid w:val="00893EA8"/>
    <w:rsid w:val="00896CE9"/>
    <w:rsid w:val="008A149F"/>
    <w:rsid w:val="008A579D"/>
    <w:rsid w:val="008C05A0"/>
    <w:rsid w:val="008D1997"/>
    <w:rsid w:val="008D368E"/>
    <w:rsid w:val="008D77F2"/>
    <w:rsid w:val="008E47D3"/>
    <w:rsid w:val="008F1C4E"/>
    <w:rsid w:val="008F400F"/>
    <w:rsid w:val="00910A53"/>
    <w:rsid w:val="00916791"/>
    <w:rsid w:val="00922770"/>
    <w:rsid w:val="0093288B"/>
    <w:rsid w:val="00932EFC"/>
    <w:rsid w:val="00940137"/>
    <w:rsid w:val="00946FC1"/>
    <w:rsid w:val="00951225"/>
    <w:rsid w:val="0095204B"/>
    <w:rsid w:val="009530B6"/>
    <w:rsid w:val="0095518D"/>
    <w:rsid w:val="009717B6"/>
    <w:rsid w:val="009742AD"/>
    <w:rsid w:val="0097679E"/>
    <w:rsid w:val="00980CCB"/>
    <w:rsid w:val="009829F9"/>
    <w:rsid w:val="00985937"/>
    <w:rsid w:val="009921CD"/>
    <w:rsid w:val="00994965"/>
    <w:rsid w:val="009A4542"/>
    <w:rsid w:val="009C10F1"/>
    <w:rsid w:val="009D3183"/>
    <w:rsid w:val="009D6283"/>
    <w:rsid w:val="009E02CF"/>
    <w:rsid w:val="009E402B"/>
    <w:rsid w:val="009E6B7E"/>
    <w:rsid w:val="009F5E8A"/>
    <w:rsid w:val="00A04CFE"/>
    <w:rsid w:val="00A06F0E"/>
    <w:rsid w:val="00A126A7"/>
    <w:rsid w:val="00A12E90"/>
    <w:rsid w:val="00A12F3B"/>
    <w:rsid w:val="00A2626D"/>
    <w:rsid w:val="00A41D2B"/>
    <w:rsid w:val="00A54215"/>
    <w:rsid w:val="00A54626"/>
    <w:rsid w:val="00A57177"/>
    <w:rsid w:val="00A615C0"/>
    <w:rsid w:val="00A65494"/>
    <w:rsid w:val="00A674CA"/>
    <w:rsid w:val="00A7161B"/>
    <w:rsid w:val="00A8143F"/>
    <w:rsid w:val="00A81920"/>
    <w:rsid w:val="00A81E51"/>
    <w:rsid w:val="00A82923"/>
    <w:rsid w:val="00A843C0"/>
    <w:rsid w:val="00A85536"/>
    <w:rsid w:val="00A918BB"/>
    <w:rsid w:val="00AA720A"/>
    <w:rsid w:val="00AB76B2"/>
    <w:rsid w:val="00AC3021"/>
    <w:rsid w:val="00AC58F8"/>
    <w:rsid w:val="00AC5931"/>
    <w:rsid w:val="00AC5BCB"/>
    <w:rsid w:val="00AC61D7"/>
    <w:rsid w:val="00AD15EE"/>
    <w:rsid w:val="00AD78FE"/>
    <w:rsid w:val="00AE3DF1"/>
    <w:rsid w:val="00AE6853"/>
    <w:rsid w:val="00AF4F1B"/>
    <w:rsid w:val="00AF5F62"/>
    <w:rsid w:val="00B0239C"/>
    <w:rsid w:val="00B10713"/>
    <w:rsid w:val="00B1234B"/>
    <w:rsid w:val="00B173A0"/>
    <w:rsid w:val="00B2374F"/>
    <w:rsid w:val="00B270E8"/>
    <w:rsid w:val="00B33E3F"/>
    <w:rsid w:val="00B41D1F"/>
    <w:rsid w:val="00B46949"/>
    <w:rsid w:val="00B52331"/>
    <w:rsid w:val="00B524FB"/>
    <w:rsid w:val="00B55E04"/>
    <w:rsid w:val="00B600DC"/>
    <w:rsid w:val="00B67DC3"/>
    <w:rsid w:val="00B71FF7"/>
    <w:rsid w:val="00B729B6"/>
    <w:rsid w:val="00B7381F"/>
    <w:rsid w:val="00B86A0C"/>
    <w:rsid w:val="00B94C67"/>
    <w:rsid w:val="00B9752E"/>
    <w:rsid w:val="00BA1696"/>
    <w:rsid w:val="00BB0E74"/>
    <w:rsid w:val="00BB18BB"/>
    <w:rsid w:val="00BB3623"/>
    <w:rsid w:val="00BB36B0"/>
    <w:rsid w:val="00BB4B28"/>
    <w:rsid w:val="00BC04B7"/>
    <w:rsid w:val="00BC196A"/>
    <w:rsid w:val="00BC5169"/>
    <w:rsid w:val="00BC7456"/>
    <w:rsid w:val="00BD0506"/>
    <w:rsid w:val="00BD5416"/>
    <w:rsid w:val="00BD7C38"/>
    <w:rsid w:val="00BE5CAE"/>
    <w:rsid w:val="00BF0708"/>
    <w:rsid w:val="00BF3985"/>
    <w:rsid w:val="00BF7D00"/>
    <w:rsid w:val="00C003C4"/>
    <w:rsid w:val="00C10A68"/>
    <w:rsid w:val="00C11FD4"/>
    <w:rsid w:val="00C14090"/>
    <w:rsid w:val="00C225E5"/>
    <w:rsid w:val="00C5480D"/>
    <w:rsid w:val="00C566E1"/>
    <w:rsid w:val="00C60F52"/>
    <w:rsid w:val="00C71F64"/>
    <w:rsid w:val="00C7452E"/>
    <w:rsid w:val="00C77957"/>
    <w:rsid w:val="00C81BA9"/>
    <w:rsid w:val="00C83E04"/>
    <w:rsid w:val="00C8471D"/>
    <w:rsid w:val="00C861F2"/>
    <w:rsid w:val="00C9008D"/>
    <w:rsid w:val="00C91DF9"/>
    <w:rsid w:val="00C94600"/>
    <w:rsid w:val="00CA5838"/>
    <w:rsid w:val="00CB0F01"/>
    <w:rsid w:val="00CB1F13"/>
    <w:rsid w:val="00CB7C08"/>
    <w:rsid w:val="00CC013C"/>
    <w:rsid w:val="00CC1F60"/>
    <w:rsid w:val="00CC5AB5"/>
    <w:rsid w:val="00CE49DF"/>
    <w:rsid w:val="00D049A0"/>
    <w:rsid w:val="00D06A60"/>
    <w:rsid w:val="00D126D3"/>
    <w:rsid w:val="00D134FE"/>
    <w:rsid w:val="00D15813"/>
    <w:rsid w:val="00D302C4"/>
    <w:rsid w:val="00D32C44"/>
    <w:rsid w:val="00D42AD0"/>
    <w:rsid w:val="00D54C01"/>
    <w:rsid w:val="00D63672"/>
    <w:rsid w:val="00D7755A"/>
    <w:rsid w:val="00D775A4"/>
    <w:rsid w:val="00D813A1"/>
    <w:rsid w:val="00D81665"/>
    <w:rsid w:val="00D90A7D"/>
    <w:rsid w:val="00D94389"/>
    <w:rsid w:val="00D966F5"/>
    <w:rsid w:val="00DA1876"/>
    <w:rsid w:val="00DA2B91"/>
    <w:rsid w:val="00DA3643"/>
    <w:rsid w:val="00DA5139"/>
    <w:rsid w:val="00DA64EA"/>
    <w:rsid w:val="00DC3116"/>
    <w:rsid w:val="00DC40B8"/>
    <w:rsid w:val="00DC7290"/>
    <w:rsid w:val="00DD06AE"/>
    <w:rsid w:val="00DD1695"/>
    <w:rsid w:val="00DD59C6"/>
    <w:rsid w:val="00DD6385"/>
    <w:rsid w:val="00DE0A49"/>
    <w:rsid w:val="00E00EA7"/>
    <w:rsid w:val="00E207AC"/>
    <w:rsid w:val="00E213AE"/>
    <w:rsid w:val="00E31766"/>
    <w:rsid w:val="00E50228"/>
    <w:rsid w:val="00E51E79"/>
    <w:rsid w:val="00E64526"/>
    <w:rsid w:val="00E70F35"/>
    <w:rsid w:val="00E83131"/>
    <w:rsid w:val="00E862F6"/>
    <w:rsid w:val="00EA14DF"/>
    <w:rsid w:val="00EA5E79"/>
    <w:rsid w:val="00EA7B7E"/>
    <w:rsid w:val="00EB320D"/>
    <w:rsid w:val="00EC1F3E"/>
    <w:rsid w:val="00EC7C3C"/>
    <w:rsid w:val="00ED3C1D"/>
    <w:rsid w:val="00EE4D3B"/>
    <w:rsid w:val="00EF0913"/>
    <w:rsid w:val="00EF2EA8"/>
    <w:rsid w:val="00EF5E8E"/>
    <w:rsid w:val="00EF7DD2"/>
    <w:rsid w:val="00F04C2B"/>
    <w:rsid w:val="00F137EC"/>
    <w:rsid w:val="00F162E5"/>
    <w:rsid w:val="00F174FB"/>
    <w:rsid w:val="00F43E6D"/>
    <w:rsid w:val="00F455EF"/>
    <w:rsid w:val="00F470F4"/>
    <w:rsid w:val="00F5088C"/>
    <w:rsid w:val="00F508EA"/>
    <w:rsid w:val="00F51302"/>
    <w:rsid w:val="00F526A1"/>
    <w:rsid w:val="00F65112"/>
    <w:rsid w:val="00F6684E"/>
    <w:rsid w:val="00F67966"/>
    <w:rsid w:val="00F74DA7"/>
    <w:rsid w:val="00F758FE"/>
    <w:rsid w:val="00F825D5"/>
    <w:rsid w:val="00F900BE"/>
    <w:rsid w:val="00F92CE7"/>
    <w:rsid w:val="00F93F60"/>
    <w:rsid w:val="00F95C42"/>
    <w:rsid w:val="00F973E3"/>
    <w:rsid w:val="00F97755"/>
    <w:rsid w:val="00FA4FBB"/>
    <w:rsid w:val="00FA519B"/>
    <w:rsid w:val="00FC1CD5"/>
    <w:rsid w:val="00FC1F16"/>
    <w:rsid w:val="00FE2A6B"/>
    <w:rsid w:val="00FF090A"/>
    <w:rsid w:val="00FF10A1"/>
    <w:rsid w:val="00FF52E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681A9"/>
  <w15:chartTrackingRefBased/>
  <w15:docId w15:val="{26E974A6-BED2-4F07-8663-4FCB3A956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2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EEC"/>
    <w:rPr>
      <w:rFonts w:eastAsiaTheme="majorEastAsia" w:cstheme="majorBidi"/>
      <w:color w:val="272727" w:themeColor="text1" w:themeTint="D8"/>
    </w:rPr>
  </w:style>
  <w:style w:type="paragraph" w:styleId="Title">
    <w:name w:val="Title"/>
    <w:basedOn w:val="Normal"/>
    <w:next w:val="Normal"/>
    <w:link w:val="TitleChar"/>
    <w:uiPriority w:val="10"/>
    <w:qFormat/>
    <w:rsid w:val="00072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EEC"/>
    <w:pPr>
      <w:spacing w:before="160"/>
      <w:jc w:val="center"/>
    </w:pPr>
    <w:rPr>
      <w:i/>
      <w:iCs/>
      <w:color w:val="404040" w:themeColor="text1" w:themeTint="BF"/>
    </w:rPr>
  </w:style>
  <w:style w:type="character" w:customStyle="1" w:styleId="QuoteChar">
    <w:name w:val="Quote Char"/>
    <w:basedOn w:val="DefaultParagraphFont"/>
    <w:link w:val="Quote"/>
    <w:uiPriority w:val="29"/>
    <w:rsid w:val="00072EEC"/>
    <w:rPr>
      <w:i/>
      <w:iCs/>
      <w:color w:val="404040" w:themeColor="text1" w:themeTint="BF"/>
    </w:rPr>
  </w:style>
  <w:style w:type="paragraph" w:styleId="ListParagraph">
    <w:name w:val="List Paragraph"/>
    <w:basedOn w:val="Normal"/>
    <w:uiPriority w:val="34"/>
    <w:qFormat/>
    <w:rsid w:val="00072EEC"/>
    <w:pPr>
      <w:ind w:left="720"/>
      <w:contextualSpacing/>
    </w:pPr>
  </w:style>
  <w:style w:type="character" w:styleId="IntenseEmphasis">
    <w:name w:val="Intense Emphasis"/>
    <w:basedOn w:val="DefaultParagraphFont"/>
    <w:uiPriority w:val="21"/>
    <w:qFormat/>
    <w:rsid w:val="00072EEC"/>
    <w:rPr>
      <w:i/>
      <w:iCs/>
      <w:color w:val="0F4761" w:themeColor="accent1" w:themeShade="BF"/>
    </w:rPr>
  </w:style>
  <w:style w:type="paragraph" w:styleId="IntenseQuote">
    <w:name w:val="Intense Quote"/>
    <w:basedOn w:val="Normal"/>
    <w:next w:val="Normal"/>
    <w:link w:val="IntenseQuoteChar"/>
    <w:uiPriority w:val="30"/>
    <w:qFormat/>
    <w:rsid w:val="00072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EEC"/>
    <w:rPr>
      <w:i/>
      <w:iCs/>
      <w:color w:val="0F4761" w:themeColor="accent1" w:themeShade="BF"/>
    </w:rPr>
  </w:style>
  <w:style w:type="character" w:styleId="IntenseReference">
    <w:name w:val="Intense Reference"/>
    <w:basedOn w:val="DefaultParagraphFont"/>
    <w:uiPriority w:val="32"/>
    <w:qFormat/>
    <w:rsid w:val="00072EEC"/>
    <w:rPr>
      <w:b/>
      <w:bCs/>
      <w:smallCaps/>
      <w:color w:val="0F4761" w:themeColor="accent1" w:themeShade="BF"/>
      <w:spacing w:val="5"/>
    </w:rPr>
  </w:style>
  <w:style w:type="paragraph" w:styleId="Header">
    <w:name w:val="header"/>
    <w:basedOn w:val="Normal"/>
    <w:link w:val="HeaderChar"/>
    <w:uiPriority w:val="99"/>
    <w:unhideWhenUsed/>
    <w:rsid w:val="00AA72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20A"/>
  </w:style>
  <w:style w:type="paragraph" w:styleId="Footer">
    <w:name w:val="footer"/>
    <w:basedOn w:val="Normal"/>
    <w:link w:val="FooterChar"/>
    <w:uiPriority w:val="99"/>
    <w:unhideWhenUsed/>
    <w:rsid w:val="00AA72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20A"/>
  </w:style>
  <w:style w:type="paragraph" w:styleId="Caption">
    <w:name w:val="caption"/>
    <w:basedOn w:val="Normal"/>
    <w:next w:val="Normal"/>
    <w:uiPriority w:val="35"/>
    <w:unhideWhenUsed/>
    <w:qFormat/>
    <w:rsid w:val="00EA14DF"/>
    <w:pPr>
      <w:spacing w:after="200" w:line="240" w:lineRule="auto"/>
    </w:pPr>
    <w:rPr>
      <w:i/>
      <w:iCs/>
      <w:color w:val="0E2841" w:themeColor="text2"/>
      <w:sz w:val="18"/>
      <w:szCs w:val="18"/>
    </w:rPr>
  </w:style>
  <w:style w:type="table" w:styleId="ListTable4-Accent4">
    <w:name w:val="List Table 4 Accent 4"/>
    <w:basedOn w:val="TableNormal"/>
    <w:uiPriority w:val="49"/>
    <w:rsid w:val="00B0239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84361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7C493F"/>
    <w:rPr>
      <w:color w:val="467886" w:themeColor="hyperlink"/>
      <w:u w:val="single"/>
    </w:rPr>
  </w:style>
  <w:style w:type="character" w:styleId="UnresolvedMention">
    <w:name w:val="Unresolved Mention"/>
    <w:basedOn w:val="DefaultParagraphFont"/>
    <w:uiPriority w:val="99"/>
    <w:semiHidden/>
    <w:unhideWhenUsed/>
    <w:rsid w:val="007C493F"/>
    <w:rPr>
      <w:color w:val="605E5C"/>
      <w:shd w:val="clear" w:color="auto" w:fill="E1DFDD"/>
    </w:rPr>
  </w:style>
  <w:style w:type="paragraph" w:styleId="TOCHeading">
    <w:name w:val="TOC Heading"/>
    <w:basedOn w:val="Heading1"/>
    <w:next w:val="Normal"/>
    <w:uiPriority w:val="39"/>
    <w:unhideWhenUsed/>
    <w:qFormat/>
    <w:rsid w:val="0056333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63336"/>
    <w:pPr>
      <w:spacing w:after="100"/>
    </w:pPr>
  </w:style>
  <w:style w:type="paragraph" w:styleId="TOC2">
    <w:name w:val="toc 2"/>
    <w:basedOn w:val="Normal"/>
    <w:next w:val="Normal"/>
    <w:autoRedefine/>
    <w:uiPriority w:val="39"/>
    <w:unhideWhenUsed/>
    <w:rsid w:val="00563336"/>
    <w:pPr>
      <w:spacing w:after="100"/>
      <w:ind w:left="240"/>
    </w:pPr>
  </w:style>
  <w:style w:type="paragraph" w:styleId="TOC3">
    <w:name w:val="toc 3"/>
    <w:basedOn w:val="Normal"/>
    <w:next w:val="Normal"/>
    <w:autoRedefine/>
    <w:uiPriority w:val="39"/>
    <w:unhideWhenUsed/>
    <w:rsid w:val="00563336"/>
    <w:pPr>
      <w:spacing w:after="100"/>
      <w:ind w:left="480"/>
    </w:pPr>
  </w:style>
  <w:style w:type="paragraph" w:styleId="TableofFigures">
    <w:name w:val="table of figures"/>
    <w:basedOn w:val="Normal"/>
    <w:next w:val="Normal"/>
    <w:uiPriority w:val="99"/>
    <w:unhideWhenUsed/>
    <w:rsid w:val="00DC729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4.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localhost:8080" TargetMode="Externa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ED5A6-F26B-427D-B717-787D3D804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67</Pages>
  <Words>7439</Words>
  <Characters>42404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wish ㅤ</dc:creator>
  <cp:keywords/>
  <dc:description/>
  <cp:lastModifiedBy>wish ㅤ</cp:lastModifiedBy>
  <cp:revision>2</cp:revision>
  <cp:lastPrinted>2026-01-10T23:58:00Z</cp:lastPrinted>
  <dcterms:created xsi:type="dcterms:W3CDTF">2026-02-16T16:38:00Z</dcterms:created>
  <dcterms:modified xsi:type="dcterms:W3CDTF">2026-02-16T16:38:00Z</dcterms:modified>
</cp:coreProperties>
</file>